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FCAC7" w14:textId="056E5493" w:rsidR="00337C93" w:rsidRPr="006C5D00" w:rsidRDefault="00337C93" w:rsidP="00337C93">
      <w:pPr>
        <w:spacing w:after="0" w:line="240" w:lineRule="auto"/>
        <w:jc w:val="center"/>
        <w:rPr>
          <w:rFonts w:cstheme="minorHAnsi"/>
          <w:b/>
          <w:bCs/>
        </w:rPr>
      </w:pPr>
      <w:bookmarkStart w:id="0" w:name="_Hlk218064400"/>
      <w:r w:rsidRPr="006C5D00">
        <w:rPr>
          <w:rFonts w:cstheme="minorHAnsi"/>
          <w:b/>
          <w:bCs/>
        </w:rPr>
        <w:t>REGULAMIN HACKATHONU SPOŁECZNEGO OR</w:t>
      </w:r>
      <w:del w:id="1" w:author="Mikołaj Szatkowski" w:date="2026-01-13T11:45:00Z" w16du:dateUtc="2026-01-13T10:45:00Z">
        <w:r w:rsidRPr="006C5D00" w:rsidDel="003E0F8E">
          <w:rPr>
            <w:rFonts w:cstheme="minorHAnsi"/>
            <w:b/>
            <w:bCs/>
          </w:rPr>
          <w:delText>A</w:delText>
        </w:r>
      </w:del>
      <w:r w:rsidRPr="006C5D00">
        <w:rPr>
          <w:rFonts w:cstheme="minorHAnsi"/>
          <w:b/>
          <w:bCs/>
        </w:rPr>
        <w:t>G</w:t>
      </w:r>
      <w:ins w:id="2" w:author="Mikołaj Szatkowski" w:date="2026-01-13T11:45:00Z" w16du:dateUtc="2026-01-13T10:45:00Z">
        <w:r w:rsidR="003E0F8E">
          <w:rPr>
            <w:rFonts w:cstheme="minorHAnsi"/>
            <w:b/>
            <w:bCs/>
          </w:rPr>
          <w:t>A</w:t>
        </w:r>
      </w:ins>
      <w:r w:rsidRPr="006C5D00">
        <w:rPr>
          <w:rFonts w:cstheme="minorHAnsi"/>
          <w:b/>
          <w:bCs/>
        </w:rPr>
        <w:t>NIZOWANEGO POD NAZWĄ „IDEA2IMPACT (I2I)”</w:t>
      </w:r>
    </w:p>
    <w:p w14:paraId="2163000C" w14:textId="77777777" w:rsidR="00337C93" w:rsidRPr="006C5D00" w:rsidRDefault="00337C93" w:rsidP="00337C93">
      <w:pPr>
        <w:spacing w:after="0" w:line="240" w:lineRule="auto"/>
        <w:rPr>
          <w:rFonts w:cstheme="minorHAnsi"/>
        </w:rPr>
      </w:pPr>
    </w:p>
    <w:p w14:paraId="6E059856" w14:textId="77777777" w:rsidR="00337C93" w:rsidRPr="006C5D00" w:rsidRDefault="00337C93" w:rsidP="00337C93">
      <w:pPr>
        <w:spacing w:after="0" w:line="240" w:lineRule="auto"/>
        <w:jc w:val="center"/>
        <w:rPr>
          <w:rFonts w:cstheme="minorHAnsi"/>
          <w:b/>
          <w:bCs/>
        </w:rPr>
      </w:pPr>
      <w:bookmarkStart w:id="3" w:name="_Hlk219208961"/>
      <w:r w:rsidRPr="006C5D00">
        <w:rPr>
          <w:rFonts w:cstheme="minorHAnsi"/>
          <w:b/>
          <w:bCs/>
        </w:rPr>
        <w:t>§1</w:t>
      </w:r>
      <w:bookmarkEnd w:id="3"/>
      <w:r w:rsidRPr="006C5D00">
        <w:rPr>
          <w:rFonts w:cstheme="minorHAnsi"/>
          <w:b/>
          <w:bCs/>
        </w:rPr>
        <w:t>. Postanowienia ogólne</w:t>
      </w:r>
    </w:p>
    <w:p w14:paraId="67B1FC1F" w14:textId="77777777" w:rsidR="00337C93" w:rsidRPr="006C5D00" w:rsidRDefault="00337C93" w:rsidP="00337C93">
      <w:pPr>
        <w:spacing w:after="0" w:line="240" w:lineRule="auto"/>
        <w:jc w:val="center"/>
        <w:rPr>
          <w:rFonts w:cstheme="minorHAnsi"/>
          <w:b/>
          <w:bCs/>
        </w:rPr>
      </w:pPr>
    </w:p>
    <w:p w14:paraId="32222C38" w14:textId="77777777" w:rsidR="00337C93" w:rsidRPr="006C5D00" w:rsidRDefault="00337C93" w:rsidP="00337C93">
      <w:pPr>
        <w:pStyle w:val="Akapitzlist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Niniejszy dokument określa zasady oraz warunki organizacji i uczestnictwa w wydarzeniu zorganizowanym w formule konkursu społecznego - hackathonu społecznego pod nazwą „IDEA2IMPACT”, w skrócie I2I, zwanego dalej także Hackathonem.</w:t>
      </w:r>
    </w:p>
    <w:p w14:paraId="64073CF4" w14:textId="77777777" w:rsidR="00337C93" w:rsidRDefault="00337C93" w:rsidP="00337C93">
      <w:pPr>
        <w:pStyle w:val="Akapitzlist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Organizatorem I2I są łącznie:</w:t>
      </w:r>
    </w:p>
    <w:p w14:paraId="04BA49F7" w14:textId="77777777" w:rsidR="00337C93" w:rsidRDefault="00337C93" w:rsidP="00337C93">
      <w:pPr>
        <w:pStyle w:val="Akapitzlist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 xml:space="preserve">Fundacja Infiro (adres: ul. Śląska 53/A403A, 81-304 </w:t>
      </w:r>
      <w:r w:rsidRPr="00531032">
        <w:rPr>
          <w:rFonts w:cstheme="minorHAnsi"/>
        </w:rPr>
        <w:t xml:space="preserve">Gdynia, numer KRS: 0001134863, numer NIP: 5862411258, kontakt: </w:t>
      </w:r>
      <w:hyperlink r:id="rId5">
        <w:r w:rsidRPr="00531032">
          <w:rPr>
            <w:rStyle w:val="Hipercze"/>
            <w:rFonts w:cstheme="minorHAnsi"/>
            <w:color w:val="auto"/>
            <w:u w:val="none"/>
          </w:rPr>
          <w:t>kontakt@infiro.pl</w:t>
        </w:r>
      </w:hyperlink>
      <w:r w:rsidRPr="00531032">
        <w:rPr>
          <w:rFonts w:cstheme="minorHAnsi"/>
        </w:rPr>
        <w:t>),</w:t>
      </w:r>
    </w:p>
    <w:p w14:paraId="79B43CBA" w14:textId="77777777" w:rsidR="00337C93" w:rsidRDefault="00337C93" w:rsidP="00337C93">
      <w:pPr>
        <w:pStyle w:val="Akapitzlist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531032">
        <w:rPr>
          <w:rFonts w:cstheme="minorHAnsi"/>
        </w:rPr>
        <w:t xml:space="preserve">Uniwersytet Gdański (ul. Jana Bażyńskiego 8, 80-309 Gdańsk, NIP </w:t>
      </w:r>
      <w:r w:rsidRPr="00531032">
        <w:rPr>
          <w:rFonts w:cstheme="minorHAnsi"/>
          <w:shd w:val="clear" w:color="auto" w:fill="FFFFFF"/>
        </w:rPr>
        <w:t xml:space="preserve">: 584-020-32-39, </w:t>
      </w:r>
      <w:r w:rsidRPr="00531032">
        <w:rPr>
          <w:rFonts w:cstheme="minorHAnsi"/>
        </w:rPr>
        <w:t xml:space="preserve">REGON 000001330, kontakt: </w:t>
      </w:r>
      <w:r w:rsidRPr="00531032">
        <w:rPr>
          <w:rFonts w:cstheme="minorHAnsi"/>
          <w:highlight w:val="yellow"/>
        </w:rPr>
        <w:t>……………)</w:t>
      </w:r>
      <w:r>
        <w:rPr>
          <w:rFonts w:cstheme="minorHAnsi"/>
        </w:rPr>
        <w:t>,</w:t>
      </w:r>
    </w:p>
    <w:p w14:paraId="128AAE06" w14:textId="77777777" w:rsidR="00337C93" w:rsidRPr="006C5D00" w:rsidRDefault="00337C93" w:rsidP="00337C93">
      <w:pPr>
        <w:pStyle w:val="Akapitzlist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 w:rsidRPr="00531032">
        <w:rPr>
          <w:rFonts w:cstheme="minorHAnsi"/>
        </w:rPr>
        <w:t xml:space="preserve">Politechnika Gdańska (ul. Gabriela Narutowicza 11/12, 80-233 Gdańsk, NIP </w:t>
      </w:r>
      <w:r w:rsidRPr="00531032">
        <w:rPr>
          <w:rFonts w:cstheme="minorHAnsi"/>
          <w:shd w:val="clear" w:color="auto" w:fill="FFFFFF"/>
        </w:rPr>
        <w:t xml:space="preserve">: 584-020-35-93, </w:t>
      </w:r>
      <w:r w:rsidRPr="00531032">
        <w:rPr>
          <w:rFonts w:cstheme="minorHAnsi"/>
        </w:rPr>
        <w:t>REGON 000001620, kontakt</w:t>
      </w:r>
      <w:r w:rsidRPr="00531032">
        <w:rPr>
          <w:rFonts w:cstheme="minorHAnsi"/>
          <w:highlight w:val="yellow"/>
        </w:rPr>
        <w:t>…………..).</w:t>
      </w:r>
    </w:p>
    <w:p w14:paraId="6D42D8CB" w14:textId="77777777" w:rsidR="00337C93" w:rsidRPr="006C5D00" w:rsidRDefault="00337C93" w:rsidP="00337C93">
      <w:pPr>
        <w:pStyle w:val="Akapitzlist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 xml:space="preserve">Przy organizacji Hackathonu </w:t>
      </w:r>
      <w:r>
        <w:rPr>
          <w:rFonts w:cstheme="minorHAnsi"/>
        </w:rPr>
        <w:t>w</w:t>
      </w:r>
      <w:r w:rsidRPr="006C5D00">
        <w:rPr>
          <w:rFonts w:cstheme="minorHAnsi"/>
        </w:rPr>
        <w:t>sparcia Organizatorowi udziela Koło Naukowe „</w:t>
      </w:r>
      <w:proofErr w:type="spellStart"/>
      <w:r w:rsidRPr="006C5D00">
        <w:rPr>
          <w:rFonts w:cstheme="minorHAnsi"/>
        </w:rPr>
        <w:t>Work</w:t>
      </w:r>
      <w:proofErr w:type="spellEnd"/>
      <w:r w:rsidRPr="006C5D00">
        <w:rPr>
          <w:rFonts w:cstheme="minorHAnsi"/>
        </w:rPr>
        <w:t xml:space="preserve"> in Progress”, działające na Wydziale Matematyki, Fizyki i Informatyki Uniwersytetu Gdańskiego.</w:t>
      </w:r>
    </w:p>
    <w:p w14:paraId="3883E1ED" w14:textId="77777777" w:rsidR="00337C93" w:rsidRPr="006C5D00" w:rsidRDefault="00337C93" w:rsidP="00337C93">
      <w:pPr>
        <w:pStyle w:val="Akapitzlist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Hackathon finansowany jest w całości ze środków własnych Organizatora.</w:t>
      </w:r>
    </w:p>
    <w:p w14:paraId="367F1671" w14:textId="77777777" w:rsidR="00337C93" w:rsidRPr="006C5D00" w:rsidRDefault="00337C93" w:rsidP="00337C93">
      <w:pPr>
        <w:pStyle w:val="Akapitzlist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Jury składać się będzie z przedstawicieli Organizatora oraz osób wskazanych przez Organizatora.</w:t>
      </w:r>
    </w:p>
    <w:p w14:paraId="448CC29E" w14:textId="77777777" w:rsidR="00337C93" w:rsidRPr="006C5D00" w:rsidRDefault="00337C93" w:rsidP="00337C93">
      <w:pPr>
        <w:pStyle w:val="Akapitzlist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Udział w Hackathonie jest równoznaczny z zapoznaniem się z treścią Regulaminu, jego akceptacją</w:t>
      </w:r>
      <w:r>
        <w:rPr>
          <w:rFonts w:cstheme="minorHAnsi"/>
        </w:rPr>
        <w:t xml:space="preserve">, </w:t>
      </w:r>
      <w:r w:rsidRPr="006C5D00">
        <w:rPr>
          <w:rFonts w:cstheme="minorHAnsi"/>
        </w:rPr>
        <w:t>zobowiązaniem do jego przestrzegania</w:t>
      </w:r>
      <w:r>
        <w:rPr>
          <w:rFonts w:cstheme="minorHAnsi"/>
        </w:rPr>
        <w:t>, a także z wyrażeniem zgody na przetwarzanie danych osobowych i wykorzystanie wizerunku Uczestnika na zasadach opisanych w Regulaminie.</w:t>
      </w:r>
    </w:p>
    <w:p w14:paraId="671311DF" w14:textId="77777777" w:rsidR="00337C93" w:rsidRPr="002B3F0F" w:rsidRDefault="00337C93" w:rsidP="00337C93">
      <w:pPr>
        <w:spacing w:after="0" w:line="240" w:lineRule="auto"/>
        <w:jc w:val="both"/>
        <w:rPr>
          <w:rFonts w:cstheme="minorHAnsi"/>
        </w:rPr>
      </w:pPr>
    </w:p>
    <w:p w14:paraId="61A1761F" w14:textId="77777777" w:rsidR="00337C93" w:rsidRPr="006C5D00" w:rsidRDefault="00337C93" w:rsidP="00337C93">
      <w:pPr>
        <w:spacing w:after="0" w:line="240" w:lineRule="auto"/>
        <w:jc w:val="center"/>
        <w:rPr>
          <w:rFonts w:cstheme="minorHAnsi"/>
          <w:b/>
          <w:bCs/>
        </w:rPr>
      </w:pPr>
      <w:r w:rsidRPr="006C5D00">
        <w:rPr>
          <w:rFonts w:cstheme="minorHAnsi"/>
          <w:b/>
          <w:bCs/>
        </w:rPr>
        <w:t>§2. Definicje</w:t>
      </w:r>
    </w:p>
    <w:p w14:paraId="0A3D6280" w14:textId="77777777" w:rsidR="00337C93" w:rsidRPr="006C5D00" w:rsidRDefault="00337C93" w:rsidP="00337C93">
      <w:p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br/>
        <w:t>Ilekroć w Regulaminie jest mowa o:</w:t>
      </w:r>
    </w:p>
    <w:p w14:paraId="6FF876CE" w14:textId="77777777" w:rsidR="00337C93" w:rsidRPr="006C5D00" w:rsidRDefault="00337C93" w:rsidP="00337C93">
      <w:pPr>
        <w:pStyle w:val="Akapitzlist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  <w:b/>
          <w:bCs/>
        </w:rPr>
        <w:t>Beneficjencie</w:t>
      </w:r>
      <w:r w:rsidRPr="006C5D00">
        <w:rPr>
          <w:rFonts w:cstheme="minorHAnsi"/>
        </w:rPr>
        <w:t xml:space="preserve"> – rozumie się przez to fundację, stowarzyszenie lub inną organizację działającą na rzecz obszarów ważnych dla społeczeństwa, która zgłosiła Organizatorowi wyzwanie lub problem, z którym mierzy się w swojej działalności</w:t>
      </w:r>
      <w:r>
        <w:rPr>
          <w:rFonts w:cstheme="minorHAnsi"/>
        </w:rPr>
        <w:t xml:space="preserve"> i która przedstawi wyzwanie lub problem Uczestnikom </w:t>
      </w:r>
      <w:r w:rsidRPr="006C5D00">
        <w:rPr>
          <w:rFonts w:cstheme="minorHAnsi"/>
        </w:rPr>
        <w:t>Hackathon</w:t>
      </w:r>
      <w:r>
        <w:rPr>
          <w:rFonts w:cstheme="minorHAnsi"/>
        </w:rPr>
        <w:t>u;</w:t>
      </w:r>
    </w:p>
    <w:p w14:paraId="29F2A06B" w14:textId="77777777" w:rsidR="00337C93" w:rsidRPr="006C5D00" w:rsidRDefault="00337C93" w:rsidP="00337C93">
      <w:pPr>
        <w:pStyle w:val="Akapitzlist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  <w:b/>
          <w:bCs/>
        </w:rPr>
        <w:t>Hackathonie</w:t>
      </w:r>
      <w:r w:rsidRPr="006C5D00">
        <w:rPr>
          <w:rFonts w:cstheme="minorHAnsi"/>
        </w:rPr>
        <w:t xml:space="preserve"> – rozumie się przez to wydarzenie w formule konkursu społecznego - hackathonu społecznego pod nazwą „IDEA2IMPACT”, w skrócie I2I organizowane przez Organizatora na zasadach opisanych w Regulaminie;</w:t>
      </w:r>
    </w:p>
    <w:p w14:paraId="5C00EBC8" w14:textId="77777777" w:rsidR="00337C93" w:rsidRPr="006C5D00" w:rsidRDefault="00337C93" w:rsidP="00337C93">
      <w:pPr>
        <w:pStyle w:val="Akapitzlist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  <w:b/>
          <w:bCs/>
        </w:rPr>
        <w:t>I2I</w:t>
      </w:r>
      <w:r w:rsidRPr="006C5D00">
        <w:rPr>
          <w:rFonts w:cstheme="minorHAnsi"/>
        </w:rPr>
        <w:t xml:space="preserve"> - rozumie się przez to wydarzenie w formule konkursu społecznego - hackathonu społecznego pod nazwą „IDEA2IMPACT”, organizowane przez Organizatora na zasadach opisanych w Regulaminie</w:t>
      </w:r>
    </w:p>
    <w:p w14:paraId="153F793B" w14:textId="77777777" w:rsidR="00337C93" w:rsidRPr="006C5D00" w:rsidRDefault="00337C93" w:rsidP="00337C93">
      <w:pPr>
        <w:pStyle w:val="Akapitzlist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  <w:b/>
          <w:bCs/>
        </w:rPr>
        <w:t>Organizatorze</w:t>
      </w:r>
      <w:r w:rsidRPr="006C5D00">
        <w:rPr>
          <w:rFonts w:cstheme="minorHAnsi"/>
        </w:rPr>
        <w:t xml:space="preserve"> – rozumie się przez to łącznie Fundację Infiro z siedzibą w Gdyni przy ul. Śląskiej 53/A403A, 81-304 Gdynia, nr KRS: 0001134863, nr NIP: 5862411258), Uniwersytet Gdański (ul. Jana Bażyńskiego 8, 80-309 Gdańsk, NIP </w:t>
      </w:r>
      <w:r w:rsidRPr="006C5D00">
        <w:rPr>
          <w:rFonts w:cstheme="minorHAnsi"/>
          <w:shd w:val="clear" w:color="auto" w:fill="FFFFFF"/>
        </w:rPr>
        <w:t xml:space="preserve">: 584-020-32-39, </w:t>
      </w:r>
      <w:r w:rsidRPr="006C5D00">
        <w:rPr>
          <w:rFonts w:cstheme="minorHAnsi"/>
        </w:rPr>
        <w:t xml:space="preserve">REGON 000001330) oraz Politechnikę Gdańską (ul. Gabriela Narutowicza 11/12, 80-233 Gdańsk, NIP </w:t>
      </w:r>
      <w:r w:rsidRPr="006C5D00">
        <w:rPr>
          <w:rFonts w:cstheme="minorHAnsi"/>
          <w:shd w:val="clear" w:color="auto" w:fill="FFFFFF"/>
        </w:rPr>
        <w:t xml:space="preserve">: 584-020-35-93, </w:t>
      </w:r>
      <w:r w:rsidRPr="006C5D00">
        <w:rPr>
          <w:rFonts w:cstheme="minorHAnsi"/>
        </w:rPr>
        <w:t>REGON 000001620);</w:t>
      </w:r>
    </w:p>
    <w:p w14:paraId="3F1A9B1C" w14:textId="77777777" w:rsidR="00337C93" w:rsidRPr="006C5D00" w:rsidRDefault="00337C93" w:rsidP="00337C93">
      <w:pPr>
        <w:pStyle w:val="Akapitzlist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  <w:b/>
          <w:bCs/>
        </w:rPr>
        <w:lastRenderedPageBreak/>
        <w:t xml:space="preserve">Projekcie </w:t>
      </w:r>
      <w:r w:rsidRPr="006C5D00">
        <w:rPr>
          <w:rFonts w:cstheme="minorHAnsi"/>
        </w:rPr>
        <w:t>- rozumie się przez to efekt pracy Uczestników Hackathonu w postaci propozycji rozwiązania wyzwania lub problemu zgłoszonego przez Beneficjenta i przydzielonego Uczestnikom przez Organizatora;</w:t>
      </w:r>
    </w:p>
    <w:p w14:paraId="7ABD505E" w14:textId="77777777" w:rsidR="00337C93" w:rsidRPr="006C5D00" w:rsidRDefault="00337C93" w:rsidP="00337C93">
      <w:pPr>
        <w:pStyle w:val="Akapitzlist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  <w:b/>
          <w:bCs/>
        </w:rPr>
        <w:t>Regulaminie</w:t>
      </w:r>
      <w:r w:rsidRPr="006C5D00">
        <w:rPr>
          <w:rFonts w:cstheme="minorHAnsi"/>
        </w:rPr>
        <w:t xml:space="preserve"> – rozumie się przez to </w:t>
      </w:r>
      <w:r>
        <w:rPr>
          <w:rFonts w:cstheme="minorHAnsi"/>
        </w:rPr>
        <w:t xml:space="preserve">wyłącznie </w:t>
      </w:r>
      <w:r w:rsidRPr="006C5D00">
        <w:rPr>
          <w:rFonts w:cstheme="minorHAnsi"/>
        </w:rPr>
        <w:t>niniejszy Regulamin hackathonu społecznego pod nazwą „IDEA2IMPACT”</w:t>
      </w:r>
      <w:r>
        <w:rPr>
          <w:rFonts w:cstheme="minorHAnsi"/>
        </w:rPr>
        <w:t>;</w:t>
      </w:r>
    </w:p>
    <w:p w14:paraId="4BC12620" w14:textId="686FCCC7" w:rsidR="00337C93" w:rsidRPr="006C5D00" w:rsidRDefault="00337C93" w:rsidP="00337C93">
      <w:pPr>
        <w:pStyle w:val="Akapitzlist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  <w:b/>
          <w:bCs/>
        </w:rPr>
        <w:t>Uczestniku</w:t>
      </w:r>
      <w:r w:rsidRPr="006C5D00">
        <w:rPr>
          <w:rFonts w:cstheme="minorHAnsi"/>
        </w:rPr>
        <w:t xml:space="preserve"> – rozumie się przez to osobę pełnoletnią, która posiada status studenta </w:t>
      </w:r>
      <w:r>
        <w:rPr>
          <w:rFonts w:cstheme="minorHAnsi"/>
        </w:rPr>
        <w:t xml:space="preserve">i </w:t>
      </w:r>
      <w:r w:rsidRPr="006C5D00">
        <w:rPr>
          <w:rFonts w:cstheme="minorHAnsi"/>
        </w:rPr>
        <w:t>dokonała zgłoszenia do Hackathonu.</w:t>
      </w:r>
    </w:p>
    <w:p w14:paraId="4BE07CC1" w14:textId="77777777" w:rsidR="00337C93" w:rsidRPr="006C5D00" w:rsidRDefault="00337C93" w:rsidP="00337C93">
      <w:pPr>
        <w:spacing w:after="0" w:line="240" w:lineRule="auto"/>
        <w:rPr>
          <w:rFonts w:cstheme="minorHAnsi"/>
          <w:b/>
          <w:bCs/>
        </w:rPr>
      </w:pPr>
    </w:p>
    <w:p w14:paraId="7E1EDDDD" w14:textId="77777777" w:rsidR="00337C93" w:rsidRPr="006C5D00" w:rsidRDefault="00337C93" w:rsidP="00337C93">
      <w:pPr>
        <w:spacing w:after="0" w:line="240" w:lineRule="auto"/>
        <w:jc w:val="center"/>
        <w:rPr>
          <w:rFonts w:cstheme="minorHAnsi"/>
          <w:b/>
          <w:bCs/>
        </w:rPr>
      </w:pPr>
      <w:r w:rsidRPr="006C5D00">
        <w:rPr>
          <w:rFonts w:cstheme="minorHAnsi"/>
          <w:b/>
          <w:bCs/>
        </w:rPr>
        <w:t>§3. Założenia Hackathonu</w:t>
      </w:r>
    </w:p>
    <w:p w14:paraId="01325AC1" w14:textId="77777777" w:rsidR="00337C93" w:rsidRPr="006C5D00" w:rsidRDefault="00337C93" w:rsidP="00337C93">
      <w:pPr>
        <w:spacing w:after="0" w:line="240" w:lineRule="auto"/>
        <w:jc w:val="center"/>
        <w:rPr>
          <w:rFonts w:cstheme="minorHAnsi"/>
          <w:b/>
          <w:bCs/>
        </w:rPr>
      </w:pPr>
    </w:p>
    <w:p w14:paraId="03D04E25" w14:textId="77777777" w:rsidR="00337C93" w:rsidRPr="006C5D00" w:rsidRDefault="00337C93" w:rsidP="00337C93">
      <w:pPr>
        <w:pStyle w:val="Akapitzlist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Celem Hackathonu jest zebranie studentów różnych dyscyplin, by współpracowali nad rozwiązaniami realnych wyzwań i problemów zgłaszanych przez fundacje, stowarzyszenia i inne organizacje działające na rzecz obszarów ważnych dla społeczeństwa</w:t>
      </w:r>
      <w:r>
        <w:rPr>
          <w:rFonts w:cstheme="minorHAnsi"/>
        </w:rPr>
        <w:t xml:space="preserve"> (Beneficjentów)</w:t>
      </w:r>
      <w:r w:rsidRPr="006C5D00">
        <w:rPr>
          <w:rFonts w:cstheme="minorHAnsi"/>
        </w:rPr>
        <w:t xml:space="preserve">. Uczestnicy w czasie Hackathonu mają tworzyć innowacyjne i praktyczne rozwiązania, bezpośrednio wpływające na poprawę jakości życia oraz wspieranie </w:t>
      </w:r>
      <w:r>
        <w:rPr>
          <w:rFonts w:cstheme="minorHAnsi"/>
        </w:rPr>
        <w:t>Beneficjentów</w:t>
      </w:r>
      <w:r w:rsidRPr="006C5D00">
        <w:rPr>
          <w:rFonts w:cstheme="minorHAnsi"/>
        </w:rPr>
        <w:t xml:space="preserve"> w ich codziennej misji. Wydarzenie to ma na celu rozwój umiejętności rozwiązywania problemów i zwiększenie kreatywności w środowisku symulującym rzeczywiste opracowywanie projektów, a także wsparcie </w:t>
      </w:r>
      <w:r>
        <w:rPr>
          <w:rFonts w:cstheme="minorHAnsi"/>
        </w:rPr>
        <w:t>Beneficjentów</w:t>
      </w:r>
      <w:r w:rsidRPr="006C5D00">
        <w:rPr>
          <w:rFonts w:cstheme="minorHAnsi"/>
        </w:rPr>
        <w:t>.</w:t>
      </w:r>
    </w:p>
    <w:p w14:paraId="6952A57A" w14:textId="197F537C" w:rsidR="00337C93" w:rsidRPr="006C5D00" w:rsidDel="00E80782" w:rsidRDefault="00337C93" w:rsidP="00337C93">
      <w:pPr>
        <w:pStyle w:val="Akapitzlist"/>
        <w:numPr>
          <w:ilvl w:val="0"/>
          <w:numId w:val="10"/>
        </w:numPr>
        <w:spacing w:after="0" w:line="240" w:lineRule="auto"/>
        <w:jc w:val="both"/>
        <w:rPr>
          <w:del w:id="4" w:author="Dominika Szumała-Walczak" w:date="2026-01-15T15:16:00Z" w16du:dateUtc="2026-01-15T14:16:00Z"/>
          <w:rFonts w:cstheme="minorHAnsi"/>
        </w:rPr>
      </w:pPr>
      <w:del w:id="5" w:author="Dominika Szumała-Walczak" w:date="2026-01-15T15:16:00Z" w16du:dateUtc="2026-01-15T14:16:00Z">
        <w:r w:rsidRPr="006C5D00" w:rsidDel="00E80782">
          <w:rPr>
            <w:rFonts w:cstheme="minorHAnsi"/>
          </w:rPr>
          <w:delText xml:space="preserve">Organizator zapewni w czasie Hackathonu obecność </w:delText>
        </w:r>
        <w:commentRangeStart w:id="6"/>
        <w:commentRangeStart w:id="7"/>
        <w:r w:rsidRPr="006C5D00" w:rsidDel="00E80782">
          <w:rPr>
            <w:rFonts w:cstheme="minorHAnsi"/>
          </w:rPr>
          <w:delText>Mentorów</w:delText>
        </w:r>
        <w:commentRangeEnd w:id="6"/>
        <w:r w:rsidR="00C547A8" w:rsidRPr="006C5D00" w:rsidDel="00E80782">
          <w:rPr>
            <w:rStyle w:val="Odwoaniedokomentarza"/>
            <w:rFonts w:cstheme="minorHAnsi"/>
            <w:sz w:val="24"/>
            <w:szCs w:val="24"/>
          </w:rPr>
          <w:commentReference w:id="6"/>
        </w:r>
      </w:del>
      <w:commentRangeEnd w:id="7"/>
      <w:r w:rsidR="00E80782">
        <w:rPr>
          <w:rStyle w:val="Odwoaniedokomentarza"/>
        </w:rPr>
        <w:commentReference w:id="7"/>
      </w:r>
      <w:del w:id="8" w:author="Dominika Szumała-Walczak" w:date="2026-01-15T15:16:00Z" w16du:dateUtc="2026-01-15T14:16:00Z">
        <w:r w:rsidRPr="006C5D00" w:rsidDel="00E80782">
          <w:rPr>
            <w:rFonts w:cstheme="minorHAnsi"/>
          </w:rPr>
          <w:delText>, którzy będą doradzać Uczestnikom i konsultować ich pomysły.</w:delText>
        </w:r>
      </w:del>
    </w:p>
    <w:p w14:paraId="22A31BF6" w14:textId="77777777" w:rsidR="00337C93" w:rsidRPr="006C5D00" w:rsidRDefault="00337C93" w:rsidP="00337C93">
      <w:pPr>
        <w:pStyle w:val="Akapitzlist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Efektem pracy Uczestników jest Projekt. Projekt musi składać się z:</w:t>
      </w:r>
    </w:p>
    <w:p w14:paraId="66747066" w14:textId="77777777" w:rsidR="00337C93" w:rsidRPr="006C5D00" w:rsidRDefault="00337C93" w:rsidP="00337C93">
      <w:pPr>
        <w:pStyle w:val="Akapitzlist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opisu Projektu i planu jego wdrożenia (</w:t>
      </w:r>
      <w:r>
        <w:rPr>
          <w:rFonts w:cstheme="minorHAnsi"/>
        </w:rPr>
        <w:t>zawarty</w:t>
      </w:r>
      <w:r w:rsidRPr="006C5D00">
        <w:rPr>
          <w:rFonts w:cstheme="minorHAnsi"/>
        </w:rPr>
        <w:t xml:space="preserve"> w pliku</w:t>
      </w:r>
      <w:r>
        <w:rPr>
          <w:rFonts w:cstheme="minorHAnsi"/>
        </w:rPr>
        <w:t xml:space="preserve"> tekstowym</w:t>
      </w:r>
      <w:r w:rsidRPr="006C5D00">
        <w:rPr>
          <w:rFonts w:cstheme="minorHAnsi"/>
        </w:rPr>
        <w:t>, np. Word),</w:t>
      </w:r>
    </w:p>
    <w:p w14:paraId="1C08F690" w14:textId="77777777" w:rsidR="00337C93" w:rsidRPr="006C5D00" w:rsidRDefault="00337C93" w:rsidP="00337C93">
      <w:pPr>
        <w:pStyle w:val="Akapitzlist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prototypu (może być różny w zależności od natury rozwiązania, np. pseudokod, kod programistyczny, aplikacja, biznes plan, makieta, plansza, plakat, piosenka, scenka),</w:t>
      </w:r>
    </w:p>
    <w:p w14:paraId="1EE7AF4E" w14:textId="77777777" w:rsidR="00337C93" w:rsidRPr="006C5D00" w:rsidRDefault="00337C93" w:rsidP="00337C93">
      <w:pPr>
        <w:pStyle w:val="Akapitzlist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prezentacji Projektu.</w:t>
      </w:r>
    </w:p>
    <w:p w14:paraId="393D17A2" w14:textId="77777777" w:rsidR="00337C93" w:rsidRPr="006C5D00" w:rsidRDefault="00337C93" w:rsidP="00337C93">
      <w:pPr>
        <w:pStyle w:val="Akapitzlist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Projekt musi być oryginalny i opracowany w czasie trwania Hackathonu. W razie korzystania z zewnętrznych zasobów, muszą one być wyraźnie zaznaczone oraz zacytowane z poszanowaniem praw osób trzecich.</w:t>
      </w:r>
    </w:p>
    <w:p w14:paraId="77C06296" w14:textId="77777777" w:rsidR="00337C93" w:rsidRPr="006C5D00" w:rsidRDefault="00337C93" w:rsidP="00337C93">
      <w:pPr>
        <w:pStyle w:val="Akapitzlist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Stworzone przez Uczestników Projekty nie mogą naruszać prawa, etyki, dobrych obyczajów, ani praw osób trzecich, w szczególności praw własności intelektualnej, nie mogą nawoływać do nienawiści, zawierać w sobie wulgaryzmów, naruszać dóbr osobistych innych osób. Uczestnicy ponoszą odpowiedzialność za dokonane przez siebie naruszenie prawa, etyki, dobrych obyczajów, praw osób trzecich, a także za nawoływanie do nienawiści, używanie wulgaryzmów, naruszenie dóbr osobistych. Odpowiedzialność Organizatora w wyżej wymienionym zakresie jest wyłączona.</w:t>
      </w:r>
    </w:p>
    <w:p w14:paraId="2A93124C" w14:textId="77777777" w:rsidR="00337C93" w:rsidRPr="006C5D00" w:rsidRDefault="00337C93" w:rsidP="00337C93">
      <w:pPr>
        <w:pStyle w:val="Akapitzlist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Udział w Hackathonie jest bezpłatny i dobrowolny.</w:t>
      </w:r>
    </w:p>
    <w:p w14:paraId="6731C68C" w14:textId="10BC2124" w:rsidR="00337C93" w:rsidRPr="006C5D00" w:rsidRDefault="00337C93" w:rsidP="00337C93">
      <w:pPr>
        <w:pStyle w:val="Akapitzlist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Uczestnikiem I2I może być tylko osoba pełnoletnia, która posiada status studenta</w:t>
      </w:r>
      <w:r>
        <w:rPr>
          <w:rFonts w:cstheme="minorHAnsi"/>
        </w:rPr>
        <w:t xml:space="preserve">, </w:t>
      </w:r>
      <w:r w:rsidRPr="006C5D00">
        <w:rPr>
          <w:rFonts w:cstheme="minorHAnsi"/>
        </w:rPr>
        <w:t>jest w stanie świadomie i zgodnie z prawem wyrazić zgodę na przetwarzanie jej danych osobowych</w:t>
      </w:r>
      <w:r>
        <w:rPr>
          <w:rFonts w:cstheme="minorHAnsi"/>
        </w:rPr>
        <w:t>, wykorzystanie wizerunku</w:t>
      </w:r>
      <w:r w:rsidRPr="006C5D00">
        <w:rPr>
          <w:rFonts w:cstheme="minorHAnsi"/>
        </w:rPr>
        <w:t xml:space="preserve"> oraz zaakceptować niniejszy Regulamin</w:t>
      </w:r>
      <w:r>
        <w:rPr>
          <w:rFonts w:cstheme="minorHAnsi"/>
        </w:rPr>
        <w:t>, a jej stan zdrowia pozwala na wzięcie udziału w 24-godzinnym wydarzeniu.</w:t>
      </w:r>
    </w:p>
    <w:p w14:paraId="7B9AD9FF" w14:textId="77777777" w:rsidR="00337C93" w:rsidRDefault="00337C93" w:rsidP="00337C93">
      <w:pPr>
        <w:pStyle w:val="Akapitzlist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Uczestnicy I2I w czasie całego wydarzenia zobowiązani s</w:t>
      </w:r>
      <w:r>
        <w:rPr>
          <w:rFonts w:cstheme="minorHAnsi"/>
        </w:rPr>
        <w:t>ą</w:t>
      </w:r>
      <w:r w:rsidRPr="006C5D00">
        <w:rPr>
          <w:rFonts w:cstheme="minorHAnsi"/>
        </w:rPr>
        <w:t xml:space="preserve"> do zachowania profesjonalnego, etycznego i legalnego, a także do okazywania szacunku pozostałym Uczestnikom, jurorom i Organizatorowi.</w:t>
      </w:r>
    </w:p>
    <w:p w14:paraId="7EAA167A" w14:textId="77777777" w:rsidR="00337C93" w:rsidRDefault="00337C93" w:rsidP="00337C93">
      <w:pPr>
        <w:pStyle w:val="Akapitzlist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EE64F7">
        <w:rPr>
          <w:rFonts w:cstheme="minorHAnsi"/>
        </w:rPr>
        <w:t xml:space="preserve">Uczestnicy są zobowiązani do przestrzegania zasad BHP i ppoż. oraz regulaminów obowiązujących na terenie obiektu, w którym </w:t>
      </w:r>
      <w:r>
        <w:rPr>
          <w:rFonts w:cstheme="minorHAnsi"/>
        </w:rPr>
        <w:t xml:space="preserve">odbywa się </w:t>
      </w:r>
      <w:r w:rsidRPr="006C5D00">
        <w:rPr>
          <w:rFonts w:cstheme="minorHAnsi"/>
        </w:rPr>
        <w:t>Hackathon</w:t>
      </w:r>
      <w:r>
        <w:rPr>
          <w:rFonts w:cstheme="minorHAnsi"/>
        </w:rPr>
        <w:t>.</w:t>
      </w:r>
    </w:p>
    <w:p w14:paraId="5E2D367D" w14:textId="77777777" w:rsidR="00337C93" w:rsidRPr="006C5D00" w:rsidRDefault="00337C93" w:rsidP="00337C93">
      <w:pPr>
        <w:pStyle w:val="Akapitzlist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lastRenderedPageBreak/>
        <w:t>Organizator zastrzega sobie prawo do dyskwalifikacji Uczestnika lub całego zespołu Uczestników, jeśli zachowanie Uczestnika jest sprzeczne z zasadami opisanymi w Regulaminie, albo Projekt narusza zasady opisane w Regulaminie.</w:t>
      </w:r>
    </w:p>
    <w:p w14:paraId="0790301B" w14:textId="77777777" w:rsidR="00337C93" w:rsidRPr="006C5D00" w:rsidRDefault="00337C93" w:rsidP="00337C93">
      <w:pPr>
        <w:spacing w:after="0" w:line="240" w:lineRule="auto"/>
        <w:jc w:val="center"/>
        <w:rPr>
          <w:rFonts w:cstheme="minorHAnsi"/>
          <w:b/>
          <w:bCs/>
        </w:rPr>
      </w:pPr>
    </w:p>
    <w:p w14:paraId="4192355B" w14:textId="77777777" w:rsidR="00337C93" w:rsidRPr="006C5D00" w:rsidRDefault="00337C93" w:rsidP="00337C93">
      <w:pPr>
        <w:spacing w:after="0" w:line="240" w:lineRule="auto"/>
        <w:jc w:val="center"/>
        <w:rPr>
          <w:rFonts w:cstheme="minorHAnsi"/>
          <w:b/>
          <w:bCs/>
        </w:rPr>
      </w:pPr>
      <w:r w:rsidRPr="006C5D00">
        <w:rPr>
          <w:rFonts w:cstheme="minorHAnsi"/>
          <w:b/>
          <w:bCs/>
        </w:rPr>
        <w:t>§4. Rejestracja uczestnictwa</w:t>
      </w:r>
    </w:p>
    <w:p w14:paraId="2115AAB8" w14:textId="77777777" w:rsidR="00337C93" w:rsidRPr="006C5D00" w:rsidRDefault="00337C93" w:rsidP="00337C93">
      <w:pPr>
        <w:spacing w:after="0" w:line="240" w:lineRule="auto"/>
        <w:jc w:val="center"/>
        <w:rPr>
          <w:rFonts w:cstheme="minorHAnsi"/>
          <w:b/>
          <w:bCs/>
        </w:rPr>
      </w:pPr>
    </w:p>
    <w:p w14:paraId="57431355" w14:textId="1C50243E" w:rsidR="00337C93" w:rsidRPr="005F76CE" w:rsidRDefault="00337C93" w:rsidP="005F76CE">
      <w:pPr>
        <w:pStyle w:val="Akapitzlist"/>
        <w:numPr>
          <w:ilvl w:val="1"/>
          <w:numId w:val="3"/>
        </w:numPr>
        <w:spacing w:after="0"/>
        <w:jc w:val="both"/>
        <w:rPr>
          <w:rFonts w:cstheme="minorHAnsi"/>
        </w:rPr>
      </w:pPr>
      <w:r w:rsidRPr="006C5D00">
        <w:rPr>
          <w:rFonts w:cstheme="minorHAnsi"/>
        </w:rPr>
        <w:t>Aby wziąć udział w Hackathonie, Uczestnik musi zarejestrować się poprzez formularz dostępny na stronie internetowej</w:t>
      </w:r>
      <w:r w:rsidR="0044078B">
        <w:rPr>
          <w:rFonts w:cstheme="minorHAnsi"/>
        </w:rPr>
        <w:t xml:space="preserve"> </w:t>
      </w:r>
      <w:r w:rsidR="0044078B" w:rsidRPr="005F76CE">
        <w:rPr>
          <w:rFonts w:cstheme="minorHAnsi"/>
        </w:rPr>
        <w:t>idea2impact.pl</w:t>
      </w:r>
      <w:r w:rsidR="0044078B" w:rsidRPr="0044078B">
        <w:rPr>
          <w:rFonts w:cstheme="minorHAnsi"/>
        </w:rPr>
        <w:t xml:space="preserve"> </w:t>
      </w:r>
      <w:r w:rsidRPr="0044078B">
        <w:rPr>
          <w:rFonts w:cstheme="minorHAnsi"/>
        </w:rPr>
        <w:t>najpóźniej przed rozpoczęciem I2I. Organizator może nie dopuścić do udziału w Hackathonie Uczestnika, który ukończył rejestrację już po oficjalnym rozpoczęciu I2I.</w:t>
      </w:r>
    </w:p>
    <w:p w14:paraId="43499073" w14:textId="797A61EF" w:rsidR="00337C93" w:rsidRPr="006C5D00" w:rsidRDefault="00337C93" w:rsidP="00337C93">
      <w:pPr>
        <w:pStyle w:val="Akapitzlist"/>
        <w:numPr>
          <w:ilvl w:val="1"/>
          <w:numId w:val="3"/>
        </w:numPr>
        <w:spacing w:after="0" w:line="240" w:lineRule="auto"/>
        <w:jc w:val="both"/>
        <w:rPr>
          <w:rFonts w:cstheme="minorHAnsi"/>
          <w:b/>
          <w:bCs/>
        </w:rPr>
      </w:pPr>
      <w:r w:rsidRPr="006C5D00">
        <w:rPr>
          <w:rFonts w:cstheme="minorHAnsi"/>
        </w:rPr>
        <w:t xml:space="preserve">Rejestracja trwa od </w:t>
      </w:r>
      <w:r w:rsidR="00A46DFE" w:rsidRPr="006D7800">
        <w:rPr>
          <w:rFonts w:cstheme="minorHAnsi"/>
        </w:rPr>
        <w:t xml:space="preserve">14.02.2026 do </w:t>
      </w:r>
      <w:r w:rsidR="00A46DFE" w:rsidRPr="00F75BE0">
        <w:rPr>
          <w:rFonts w:cstheme="minorHAnsi"/>
        </w:rPr>
        <w:t>27.02.2026</w:t>
      </w:r>
      <w:r w:rsidR="00A46DFE">
        <w:rPr>
          <w:rFonts w:cstheme="minorHAnsi"/>
        </w:rPr>
        <w:t>,</w:t>
      </w:r>
      <w:r w:rsidR="00A46DFE" w:rsidRPr="00F75BE0">
        <w:rPr>
          <w:rFonts w:cstheme="minorHAnsi"/>
        </w:rPr>
        <w:t xml:space="preserve"> </w:t>
      </w:r>
      <w:r>
        <w:rPr>
          <w:rFonts w:cstheme="minorHAnsi"/>
        </w:rPr>
        <w:t>chyba że przed terminem zakończenia rejestracji wyczerpie się limit miejsc dla Uczestników.</w:t>
      </w:r>
    </w:p>
    <w:p w14:paraId="78376D2E" w14:textId="77777777" w:rsidR="00337C93" w:rsidRPr="006C5D00" w:rsidRDefault="00337C93" w:rsidP="00337C93">
      <w:pPr>
        <w:pStyle w:val="Akapitzlist"/>
        <w:numPr>
          <w:ilvl w:val="1"/>
          <w:numId w:val="3"/>
        </w:numPr>
        <w:spacing w:after="0" w:line="240" w:lineRule="auto"/>
        <w:jc w:val="both"/>
        <w:rPr>
          <w:rFonts w:cstheme="minorHAnsi"/>
          <w:b/>
          <w:bCs/>
        </w:rPr>
      </w:pPr>
      <w:r w:rsidRPr="006C5D00">
        <w:rPr>
          <w:rFonts w:cstheme="minorHAnsi"/>
        </w:rPr>
        <w:t>Potwierdzeniem zarejestrowania Uczestnika do I2I jest wiadomość e-mail o</w:t>
      </w:r>
      <w:r>
        <w:rPr>
          <w:rFonts w:cstheme="minorHAnsi"/>
        </w:rPr>
        <w:t>d</w:t>
      </w:r>
      <w:r w:rsidRPr="006C5D00">
        <w:rPr>
          <w:rFonts w:cstheme="minorHAnsi"/>
        </w:rPr>
        <w:t xml:space="preserve"> Organizatora. Samo wysłanie formularza rejestracyjnego </w:t>
      </w:r>
      <w:r>
        <w:rPr>
          <w:rFonts w:cstheme="minorHAnsi"/>
        </w:rPr>
        <w:t xml:space="preserve">przez Uczestnika </w:t>
      </w:r>
      <w:r w:rsidRPr="006C5D00">
        <w:rPr>
          <w:rFonts w:cstheme="minorHAnsi"/>
        </w:rPr>
        <w:t>nie jest jednoznaczne z zakwalifikowaniem Uczestnika do Hackathonu.</w:t>
      </w:r>
    </w:p>
    <w:p w14:paraId="01648303" w14:textId="670BFF1D" w:rsidR="00337C93" w:rsidRPr="006C5D00" w:rsidRDefault="00337C93" w:rsidP="00337C93">
      <w:pPr>
        <w:pStyle w:val="Akapitzlist"/>
        <w:numPr>
          <w:ilvl w:val="1"/>
          <w:numId w:val="3"/>
        </w:numPr>
        <w:spacing w:after="0" w:line="240" w:lineRule="auto"/>
        <w:jc w:val="both"/>
        <w:rPr>
          <w:rFonts w:cstheme="minorHAnsi"/>
          <w:b/>
          <w:bCs/>
        </w:rPr>
      </w:pPr>
      <w:r w:rsidRPr="006C5D00">
        <w:rPr>
          <w:rFonts w:cstheme="minorHAnsi"/>
        </w:rPr>
        <w:t xml:space="preserve">W Hackathonie może wziąć udział maksymalnie </w:t>
      </w:r>
      <w:r w:rsidR="0044078B">
        <w:rPr>
          <w:rFonts w:cstheme="minorHAnsi"/>
        </w:rPr>
        <w:t>100</w:t>
      </w:r>
      <w:r w:rsidR="0044078B" w:rsidRPr="006C5D00">
        <w:rPr>
          <w:rFonts w:cstheme="minorHAnsi"/>
        </w:rPr>
        <w:t xml:space="preserve"> </w:t>
      </w:r>
      <w:r w:rsidRPr="006C5D00">
        <w:rPr>
          <w:rFonts w:cstheme="minorHAnsi"/>
        </w:rPr>
        <w:t>Uczestników. W przypadku większej ilości chętnych o dopuszczeniu do uczestnictwa w I2I decyduje kolejność zgłoszeń. Organizator zastrzega sobie prawo zablokowania lub usunięcia formularza rejestracyjnego po wyczerpaniu limitu miejsc. O zablokowaniu lub usunięciu formularza Organizator poinformuje w miejscu, w którym formularz rejestracyjny był dostępny.</w:t>
      </w:r>
    </w:p>
    <w:p w14:paraId="0802C2F7" w14:textId="77777777" w:rsidR="00337C93" w:rsidRPr="006C5D00" w:rsidRDefault="00337C93" w:rsidP="00337C93">
      <w:pPr>
        <w:pStyle w:val="Akapitzlist"/>
        <w:numPr>
          <w:ilvl w:val="1"/>
          <w:numId w:val="3"/>
        </w:numPr>
        <w:spacing w:after="0" w:line="240" w:lineRule="auto"/>
        <w:jc w:val="both"/>
        <w:rPr>
          <w:rFonts w:cstheme="minorHAnsi"/>
          <w:b/>
          <w:bCs/>
        </w:rPr>
      </w:pPr>
      <w:r w:rsidRPr="006C5D00">
        <w:rPr>
          <w:rFonts w:cstheme="minorHAnsi"/>
        </w:rPr>
        <w:t xml:space="preserve">Organizator zastrzega sobie prawo zakwalifikowania do I2I dodatkowych Uczestników nawet w dniu wydarzenia, jeśli osoby </w:t>
      </w:r>
      <w:r>
        <w:rPr>
          <w:rFonts w:cstheme="minorHAnsi"/>
        </w:rPr>
        <w:t xml:space="preserve">już </w:t>
      </w:r>
      <w:r w:rsidRPr="006C5D00">
        <w:rPr>
          <w:rFonts w:cstheme="minorHAnsi"/>
        </w:rPr>
        <w:t>zarejestrowane zrezygnują z udziału.</w:t>
      </w:r>
    </w:p>
    <w:p w14:paraId="6CFE2C09" w14:textId="77777777" w:rsidR="00337C93" w:rsidRPr="006C5D00" w:rsidRDefault="00337C93" w:rsidP="00337C93">
      <w:pPr>
        <w:pStyle w:val="Akapitzlist"/>
        <w:numPr>
          <w:ilvl w:val="1"/>
          <w:numId w:val="3"/>
        </w:numPr>
        <w:spacing w:after="0" w:line="240" w:lineRule="auto"/>
        <w:jc w:val="both"/>
        <w:rPr>
          <w:rFonts w:cstheme="minorHAnsi"/>
          <w:b/>
          <w:bCs/>
        </w:rPr>
      </w:pPr>
      <w:r w:rsidRPr="006C5D00">
        <w:rPr>
          <w:rFonts w:cstheme="minorHAnsi"/>
        </w:rPr>
        <w:t>W czasie rejestracji należy podać następujące dane:</w:t>
      </w:r>
    </w:p>
    <w:p w14:paraId="6DEC4459" w14:textId="77777777" w:rsidR="00337C93" w:rsidRPr="006C5D00" w:rsidRDefault="00337C93" w:rsidP="00337C93">
      <w:pPr>
        <w:pStyle w:val="Akapitzlist"/>
        <w:numPr>
          <w:ilvl w:val="1"/>
          <w:numId w:val="13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imię i nazwisko,</w:t>
      </w:r>
    </w:p>
    <w:p w14:paraId="1C07024B" w14:textId="77777777" w:rsidR="00337C93" w:rsidRPr="006C5D00" w:rsidRDefault="00337C93" w:rsidP="00337C93">
      <w:pPr>
        <w:pStyle w:val="Akapitzlist"/>
        <w:numPr>
          <w:ilvl w:val="1"/>
          <w:numId w:val="13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adres e-mail,</w:t>
      </w:r>
    </w:p>
    <w:p w14:paraId="53EFC9BE" w14:textId="77777777" w:rsidR="00337C93" w:rsidRPr="006C5D00" w:rsidRDefault="00337C93" w:rsidP="00337C93">
      <w:pPr>
        <w:pStyle w:val="Akapitzlist"/>
        <w:numPr>
          <w:ilvl w:val="1"/>
          <w:numId w:val="13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numer telefonu,</w:t>
      </w:r>
    </w:p>
    <w:p w14:paraId="311B5757" w14:textId="77777777" w:rsidR="00337C93" w:rsidRPr="006C5D00" w:rsidRDefault="00337C93" w:rsidP="00337C93">
      <w:pPr>
        <w:pStyle w:val="Akapitzlist"/>
        <w:numPr>
          <w:ilvl w:val="1"/>
          <w:numId w:val="13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nazwa uczelni, rok i kierunek studiów,</w:t>
      </w:r>
    </w:p>
    <w:p w14:paraId="00F26BDE" w14:textId="77777777" w:rsidR="00337C93" w:rsidRPr="006C5D00" w:rsidRDefault="00337C93" w:rsidP="00337C93">
      <w:pPr>
        <w:pStyle w:val="Akapitzlist"/>
        <w:numPr>
          <w:ilvl w:val="1"/>
          <w:numId w:val="13"/>
        </w:numPr>
        <w:spacing w:after="0" w:line="240" w:lineRule="auto"/>
        <w:jc w:val="both"/>
        <w:rPr>
          <w:rFonts w:cstheme="minorHAnsi"/>
          <w:b/>
          <w:bCs/>
        </w:rPr>
      </w:pPr>
      <w:r w:rsidRPr="006C5D00">
        <w:rPr>
          <w:rFonts w:cstheme="minorHAnsi"/>
        </w:rPr>
        <w:t>numer albumu.</w:t>
      </w:r>
    </w:p>
    <w:p w14:paraId="6F20CD28" w14:textId="77777777" w:rsidR="00337C93" w:rsidRPr="006C5D00" w:rsidRDefault="00337C93" w:rsidP="00337C93">
      <w:pPr>
        <w:pStyle w:val="Akapitzlist"/>
        <w:numPr>
          <w:ilvl w:val="1"/>
          <w:numId w:val="3"/>
        </w:numPr>
        <w:spacing w:after="0" w:line="240" w:lineRule="auto"/>
        <w:jc w:val="both"/>
        <w:rPr>
          <w:rFonts w:cstheme="minorHAnsi"/>
          <w:b/>
          <w:bCs/>
        </w:rPr>
      </w:pPr>
      <w:r w:rsidRPr="006C5D00">
        <w:rPr>
          <w:rFonts w:cstheme="minorHAnsi"/>
        </w:rPr>
        <w:t>Uczestnicy mogą zgłosić się do Hackathonu zespołowo lub indywidualnie. Każdy zespół może liczyć od trzech do pięciu osób. Uczestnicy, którzy zgłoszą się do Hackathonu indywidu</w:t>
      </w:r>
      <w:r>
        <w:rPr>
          <w:rFonts w:cstheme="minorHAnsi"/>
        </w:rPr>
        <w:t>alnie</w:t>
      </w:r>
      <w:r w:rsidRPr="006C5D00">
        <w:rPr>
          <w:rFonts w:cstheme="minorHAnsi"/>
        </w:rPr>
        <w:t xml:space="preserve"> lub w parze mogą dołączyć do istniejącego zespołu (do limitu osób), zostaną dołączeni do istniejącego zespołu przez Organizatora, albo wraz z innymi Uczestnikami stworzą nowy zespół</w:t>
      </w:r>
      <w:r>
        <w:rPr>
          <w:rFonts w:cstheme="minorHAnsi"/>
        </w:rPr>
        <w:t>, o czym zadecyduje Organizator.</w:t>
      </w:r>
    </w:p>
    <w:p w14:paraId="586B697F" w14:textId="6D8E285E" w:rsidR="00337C93" w:rsidRPr="006C5D00" w:rsidRDefault="00337C93" w:rsidP="00337C93">
      <w:pPr>
        <w:pStyle w:val="Akapitzlist"/>
        <w:numPr>
          <w:ilvl w:val="1"/>
          <w:numId w:val="3"/>
        </w:numPr>
        <w:spacing w:after="0" w:line="240" w:lineRule="auto"/>
        <w:jc w:val="both"/>
        <w:rPr>
          <w:rFonts w:cstheme="minorHAnsi"/>
          <w:b/>
          <w:bCs/>
        </w:rPr>
      </w:pPr>
      <w:r w:rsidRPr="006C5D00">
        <w:rPr>
          <w:rFonts w:cstheme="minorHAnsi"/>
        </w:rPr>
        <w:t>Przed rozpoczęciem I2I Uczestnicy otrzymają od Organizatora szczegółową dokumentację z zasadami, wytycznymi i terminami</w:t>
      </w:r>
      <w:ins w:id="9" w:author="Monika Forkiewicz" w:date="2026-01-12T11:16:00Z">
        <w:r w:rsidR="00FB5038">
          <w:rPr>
            <w:rFonts w:cstheme="minorHAnsi"/>
          </w:rPr>
          <w:t xml:space="preserve"> dotyczącymi I2I</w:t>
        </w:r>
      </w:ins>
      <w:del w:id="10" w:author="Monika Forkiewicz" w:date="2026-01-12T11:16:00Z">
        <w:r w:rsidR="00FB5038" w:rsidDel="00FB5038">
          <w:rPr>
            <w:rFonts w:cstheme="minorHAnsi"/>
          </w:rPr>
          <w:delText xml:space="preserve"> </w:delText>
        </w:r>
      </w:del>
      <w:r w:rsidRPr="006C5D00">
        <w:rPr>
          <w:rFonts w:cstheme="minorHAnsi"/>
        </w:rPr>
        <w:t>.</w:t>
      </w:r>
    </w:p>
    <w:p w14:paraId="2BBB1D28" w14:textId="77777777" w:rsidR="00337C93" w:rsidRPr="001D7CA1" w:rsidRDefault="00337C93" w:rsidP="00337C93">
      <w:pPr>
        <w:pStyle w:val="Akapitzlist"/>
        <w:numPr>
          <w:ilvl w:val="1"/>
          <w:numId w:val="3"/>
        </w:numPr>
        <w:spacing w:after="0" w:line="240" w:lineRule="auto"/>
        <w:jc w:val="both"/>
        <w:rPr>
          <w:rFonts w:cstheme="minorHAnsi"/>
          <w:b/>
          <w:bCs/>
        </w:rPr>
      </w:pPr>
      <w:r w:rsidRPr="006C5D00">
        <w:rPr>
          <w:rFonts w:cstheme="minorHAnsi"/>
        </w:rPr>
        <w:t xml:space="preserve">Przed dokonaniem rejestracji Uczestnik zobowiązany jest zapoznać się z treścią Regulaminu, a przesłanie formularza rejestracyjnego oznacza akceptację </w:t>
      </w:r>
      <w:commentRangeStart w:id="11"/>
      <w:r w:rsidRPr="006C5D00">
        <w:rPr>
          <w:rFonts w:cstheme="minorHAnsi"/>
        </w:rPr>
        <w:t>Regulaminu</w:t>
      </w:r>
      <w:commentRangeEnd w:id="11"/>
      <w:r w:rsidR="00FB5038" w:rsidRPr="006C5D00">
        <w:rPr>
          <w:rStyle w:val="Odwoaniedokomentarza"/>
          <w:rFonts w:cstheme="minorHAnsi"/>
          <w:sz w:val="24"/>
          <w:szCs w:val="24"/>
        </w:rPr>
        <w:commentReference w:id="11"/>
      </w:r>
      <w:r w:rsidRPr="006C5D00">
        <w:rPr>
          <w:rFonts w:cstheme="minorHAnsi"/>
        </w:rPr>
        <w:t xml:space="preserve">, zgodę na przetwarzanie danych osobowych przez Organizatora oraz zgodę na wykorzystanie przez Organizatora wizerunku Uczestnika </w:t>
      </w:r>
      <w:r>
        <w:rPr>
          <w:rFonts w:cstheme="minorHAnsi"/>
        </w:rPr>
        <w:t>w zakresie opisanym w Regulaminie</w:t>
      </w:r>
      <w:r w:rsidRPr="006C5D00">
        <w:rPr>
          <w:rFonts w:cstheme="minorHAnsi"/>
        </w:rPr>
        <w:t>.</w:t>
      </w:r>
    </w:p>
    <w:p w14:paraId="445A5036" w14:textId="77777777" w:rsidR="00337C93" w:rsidRPr="00C921B6" w:rsidRDefault="00337C93" w:rsidP="00337C93">
      <w:pPr>
        <w:pStyle w:val="Akapitzlist"/>
        <w:numPr>
          <w:ilvl w:val="1"/>
          <w:numId w:val="3"/>
        </w:num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</w:rPr>
        <w:t>Wypełnienie i wysłanie formularza rejestracyjnego przez Uczestnika jest jednoznaczne ze złożeniem przez niego oświadczenia o braku przeciwwskazań zdrowotnych do wzięcia przez Uczestnika udziału w Hackathonie, ze szczególnym uwzględnieniem tego, że trwa on całą dobę. Organizator nie ponosi odpowiedzialności z tego tytułu.</w:t>
      </w:r>
    </w:p>
    <w:p w14:paraId="57C408CC" w14:textId="77777777" w:rsidR="00337C93" w:rsidRPr="00B9260E" w:rsidRDefault="00337C93" w:rsidP="00337C93">
      <w:pPr>
        <w:pStyle w:val="Akapitzlist"/>
        <w:numPr>
          <w:ilvl w:val="1"/>
          <w:numId w:val="3"/>
        </w:num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</w:rPr>
        <w:t>Uczestnik po rozpoczęciu Hackathonu może zrezygnować z udziału w I2I tylko z ważnych przyczyn. Jeśli rezygnacja Uczestnika uniemożliwi jego zespołowi wykonanie Projektu, Organizator może przydzielić ten zespół do wsparcia Projektu innego zespołu.</w:t>
      </w:r>
    </w:p>
    <w:p w14:paraId="16926A81" w14:textId="77777777" w:rsidR="00337C93" w:rsidRPr="006C5D00" w:rsidRDefault="00337C93" w:rsidP="00337C93">
      <w:pPr>
        <w:spacing w:after="0" w:line="240" w:lineRule="auto"/>
        <w:jc w:val="center"/>
        <w:rPr>
          <w:rFonts w:cstheme="minorHAnsi"/>
        </w:rPr>
      </w:pPr>
    </w:p>
    <w:p w14:paraId="0A0C9C07" w14:textId="77777777" w:rsidR="00337C93" w:rsidRPr="006C5D00" w:rsidRDefault="00337C93" w:rsidP="00337C93">
      <w:pPr>
        <w:spacing w:after="0" w:line="240" w:lineRule="auto"/>
        <w:jc w:val="center"/>
        <w:rPr>
          <w:rFonts w:cstheme="minorHAnsi"/>
          <w:b/>
          <w:bCs/>
        </w:rPr>
      </w:pPr>
      <w:r w:rsidRPr="006C5D00">
        <w:rPr>
          <w:rFonts w:cstheme="minorHAnsi"/>
          <w:b/>
          <w:bCs/>
        </w:rPr>
        <w:t>§5. Szczegóły wydarzenia</w:t>
      </w:r>
    </w:p>
    <w:p w14:paraId="20CA5EC2" w14:textId="77777777" w:rsidR="00337C93" w:rsidRPr="006C5D00" w:rsidRDefault="00337C93" w:rsidP="00337C93">
      <w:pPr>
        <w:spacing w:after="0" w:line="240" w:lineRule="auto"/>
        <w:jc w:val="center"/>
        <w:rPr>
          <w:rFonts w:cstheme="minorHAnsi"/>
          <w:b/>
          <w:bCs/>
        </w:rPr>
      </w:pPr>
    </w:p>
    <w:p w14:paraId="0EA20462" w14:textId="77777777" w:rsidR="00337C93" w:rsidRPr="006C5D00" w:rsidRDefault="00337C93" w:rsidP="00337C93">
      <w:pPr>
        <w:pStyle w:val="Akapitzlist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Hackathon odbędzie się w terminie 6 – 7 marca 2026 r. i będzie trwał 24 godziny – od godziny 16:00 w dniu 6 marca 2026 r. do godziny 16:00 w dniu 7 marca 2026 r.</w:t>
      </w:r>
    </w:p>
    <w:p w14:paraId="788ED726" w14:textId="77777777" w:rsidR="00337C93" w:rsidRPr="006C5D00" w:rsidRDefault="00337C93" w:rsidP="00337C93">
      <w:pPr>
        <w:pStyle w:val="Akapitzlist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Hackathon odbędzie się w formie stacjonarnej, a miejscem jego przeprowadzenia jest Biblioteka Główna Uniwersytetu Gdańskiego przy ul. Wita Stwosza 53, 80-308 Gdańsk.</w:t>
      </w:r>
    </w:p>
    <w:p w14:paraId="1AE0CBD0" w14:textId="1C47C274" w:rsidR="00337C93" w:rsidRPr="006C5D00" w:rsidRDefault="00337C93" w:rsidP="00337C93">
      <w:pPr>
        <w:pStyle w:val="Akapitzlist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Uczestnicy tworząc Projekty korzystają z własnego sprzętu, materiałów i narzędzi</w:t>
      </w:r>
      <w:r w:rsidR="00FB6E8C">
        <w:rPr>
          <w:rFonts w:cstheme="minorHAnsi"/>
        </w:rPr>
        <w:t xml:space="preserve"> i ponoszą pełną odpowiedzialność za ich właściwe i bezpieczne </w:t>
      </w:r>
      <w:r w:rsidR="00E80782">
        <w:rPr>
          <w:rFonts w:cstheme="minorHAnsi"/>
        </w:rPr>
        <w:t>użytkowanie. Organizator</w:t>
      </w:r>
      <w:r>
        <w:rPr>
          <w:rFonts w:cstheme="minorHAnsi"/>
        </w:rPr>
        <w:t xml:space="preserve"> nie ponosi odpowiedzialności</w:t>
      </w:r>
      <w:r w:rsidR="00FB6E8C">
        <w:rPr>
          <w:rFonts w:cstheme="minorHAnsi"/>
        </w:rPr>
        <w:t xml:space="preserve"> za szkody powstałe w związku z korzystaniem z nich przez uczestników, w tym w szczególności za uszkodzenie, zniszczenie lub utratę sprzętu, materiałów lub narzędzi należących do uczestników.</w:t>
      </w:r>
    </w:p>
    <w:p w14:paraId="3CF7998B" w14:textId="0B1697E9" w:rsidR="00337C93" w:rsidRPr="006C5D00" w:rsidRDefault="00337C93" w:rsidP="00337C93">
      <w:pPr>
        <w:pStyle w:val="Akapitzlist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BA4250">
        <w:rPr>
          <w:rFonts w:cstheme="minorHAnsi"/>
        </w:rPr>
        <w:t>Organizator zapewnia</w:t>
      </w:r>
      <w:r w:rsidRPr="006C5D00">
        <w:rPr>
          <w:rFonts w:cstheme="minorHAnsi"/>
        </w:rPr>
        <w:t xml:space="preserve"> </w:t>
      </w:r>
      <w:r w:rsidRPr="00BA4250">
        <w:rPr>
          <w:rFonts w:cstheme="minorHAnsi"/>
        </w:rPr>
        <w:t>dostęp do Internetu</w:t>
      </w:r>
      <w:r w:rsidR="00190546">
        <w:rPr>
          <w:rFonts w:cstheme="minorHAnsi"/>
        </w:rPr>
        <w:t xml:space="preserve"> oraz materiały plastyczne pomocne przy tworzeniu Projektu</w:t>
      </w:r>
      <w:r w:rsidRPr="006C5D00">
        <w:rPr>
          <w:rFonts w:cstheme="minorHAnsi"/>
        </w:rPr>
        <w:t>.</w:t>
      </w:r>
    </w:p>
    <w:p w14:paraId="01CA3F11" w14:textId="5F5587D2" w:rsidR="00337C93" w:rsidRPr="006C5D00" w:rsidRDefault="00337C93" w:rsidP="00337C93">
      <w:pPr>
        <w:pStyle w:val="Akapitzlist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Organizator nie pokrywa i nie zwraca kosztów dojazdu na wydarzenie</w:t>
      </w:r>
      <w:r w:rsidR="00190546">
        <w:rPr>
          <w:rFonts w:cstheme="minorHAnsi"/>
        </w:rPr>
        <w:t>, ani noclegu</w:t>
      </w:r>
      <w:r w:rsidRPr="006C5D00">
        <w:rPr>
          <w:rFonts w:cstheme="minorHAnsi"/>
        </w:rPr>
        <w:t>.</w:t>
      </w:r>
    </w:p>
    <w:p w14:paraId="46E23349" w14:textId="77777777" w:rsidR="00337C93" w:rsidRPr="006C5D00" w:rsidRDefault="00337C93" w:rsidP="00337C93">
      <w:pPr>
        <w:pStyle w:val="Akapitzlist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Organizator zapewnia Uczestnikom catering w następującym zakresie: kolacja (pizza)</w:t>
      </w:r>
      <w:r>
        <w:rPr>
          <w:rFonts w:cstheme="minorHAnsi"/>
        </w:rPr>
        <w:t xml:space="preserve"> w dniu 6 marca 2026 r.</w:t>
      </w:r>
      <w:r w:rsidRPr="006C5D00">
        <w:rPr>
          <w:rFonts w:cstheme="minorHAnsi"/>
        </w:rPr>
        <w:t>, śniadanie</w:t>
      </w:r>
      <w:r>
        <w:rPr>
          <w:rFonts w:cstheme="minorHAnsi"/>
        </w:rPr>
        <w:t xml:space="preserve"> w dniu 7 marca 2026 r.</w:t>
      </w:r>
      <w:r w:rsidRPr="006C5D00">
        <w:rPr>
          <w:rFonts w:cstheme="minorHAnsi"/>
        </w:rPr>
        <w:t>, woda, kawa i herbata</w:t>
      </w:r>
      <w:r>
        <w:rPr>
          <w:rFonts w:cstheme="minorHAnsi"/>
        </w:rPr>
        <w:t xml:space="preserve"> w czasie trwania I2I</w:t>
      </w:r>
      <w:r w:rsidRPr="006C5D00">
        <w:rPr>
          <w:rFonts w:cstheme="minorHAnsi"/>
        </w:rPr>
        <w:t>.</w:t>
      </w:r>
    </w:p>
    <w:p w14:paraId="6ED655A1" w14:textId="602928FB" w:rsidR="00337C93" w:rsidRPr="0044078B" w:rsidRDefault="003019E3" w:rsidP="00337C93">
      <w:pPr>
        <w:pStyle w:val="Akapitzlist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Do każdego </w:t>
      </w:r>
      <w:r w:rsidR="004F5216">
        <w:rPr>
          <w:rFonts w:cstheme="minorHAnsi"/>
        </w:rPr>
        <w:t>wyzwania lub problemu</w:t>
      </w:r>
      <w:r>
        <w:rPr>
          <w:rFonts w:cstheme="minorHAnsi"/>
        </w:rPr>
        <w:t xml:space="preserve"> wybranego przez zespół </w:t>
      </w:r>
      <w:r w:rsidR="004F5216">
        <w:rPr>
          <w:rFonts w:cstheme="minorHAnsi"/>
        </w:rPr>
        <w:t xml:space="preserve">w celu stworzenia Projektu </w:t>
      </w:r>
      <w:r>
        <w:rPr>
          <w:rFonts w:cstheme="minorHAnsi"/>
        </w:rPr>
        <w:t xml:space="preserve">będzie przydzielony Beneficjent. </w:t>
      </w:r>
      <w:r w:rsidR="00337C93" w:rsidRPr="0044078B">
        <w:rPr>
          <w:rFonts w:cstheme="minorHAnsi"/>
        </w:rPr>
        <w:t>Przedstawiciel Beneficjenta będzie dostępny dla zespołu w celach konsultacji stacjonarnie lub telefonicznie.</w:t>
      </w:r>
    </w:p>
    <w:p w14:paraId="2F9FF7BA" w14:textId="77777777" w:rsidR="00337C93" w:rsidRPr="0044078B" w:rsidRDefault="00337C93" w:rsidP="00337C93">
      <w:pPr>
        <w:spacing w:after="0" w:line="240" w:lineRule="auto"/>
        <w:jc w:val="center"/>
        <w:rPr>
          <w:rFonts w:cstheme="minorHAnsi"/>
          <w:b/>
          <w:bCs/>
        </w:rPr>
      </w:pPr>
    </w:p>
    <w:p w14:paraId="26EF6653" w14:textId="77777777" w:rsidR="00337C93" w:rsidRPr="0044078B" w:rsidRDefault="00337C93" w:rsidP="00337C93">
      <w:pPr>
        <w:spacing w:after="0" w:line="240" w:lineRule="auto"/>
        <w:jc w:val="center"/>
        <w:rPr>
          <w:rFonts w:cstheme="minorHAnsi"/>
          <w:b/>
          <w:bCs/>
        </w:rPr>
      </w:pPr>
      <w:r w:rsidRPr="0044078B">
        <w:rPr>
          <w:rFonts w:cstheme="minorHAnsi"/>
          <w:b/>
          <w:bCs/>
        </w:rPr>
        <w:t>§6. Przebieg Hackathonu</w:t>
      </w:r>
    </w:p>
    <w:p w14:paraId="49354A21" w14:textId="77777777" w:rsidR="00337C93" w:rsidRPr="0044078B" w:rsidRDefault="00337C93" w:rsidP="00337C93">
      <w:pPr>
        <w:spacing w:after="0" w:line="240" w:lineRule="auto"/>
        <w:jc w:val="center"/>
        <w:rPr>
          <w:rFonts w:cstheme="minorHAnsi"/>
          <w:b/>
          <w:bCs/>
        </w:rPr>
      </w:pPr>
    </w:p>
    <w:p w14:paraId="1C69B4E0" w14:textId="2616131B" w:rsidR="00337C93" w:rsidRPr="0044078B" w:rsidRDefault="00337C93" w:rsidP="00337C93">
      <w:pPr>
        <w:pStyle w:val="Akapitzlist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5F76CE">
        <w:rPr>
          <w:rFonts w:cstheme="minorHAnsi"/>
        </w:rPr>
        <w:t xml:space="preserve">Szczegółowy program Hackathonu z podziałem na planowane godziny rozpoczęcia poszczególnych etapów zostanie opublikowany na stronie internetowej </w:t>
      </w:r>
      <w:r w:rsidR="0044078B" w:rsidRPr="0044078B">
        <w:rPr>
          <w:rFonts w:cstheme="minorHAnsi"/>
        </w:rPr>
        <w:t xml:space="preserve">www.idea2impact.pl. </w:t>
      </w:r>
    </w:p>
    <w:p w14:paraId="1E4CA389" w14:textId="77777777" w:rsidR="00337C93" w:rsidRPr="006C5D00" w:rsidRDefault="00337C93" w:rsidP="00337C93">
      <w:pPr>
        <w:pStyle w:val="Akapitzlist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44078B">
        <w:rPr>
          <w:rFonts w:cstheme="minorHAnsi"/>
        </w:rPr>
        <w:t>Organizator zakłada następujący przebieg Hackathonu</w:t>
      </w:r>
      <w:r w:rsidRPr="006C5D00">
        <w:rPr>
          <w:rFonts w:cstheme="minorHAnsi"/>
        </w:rPr>
        <w:t>:</w:t>
      </w:r>
    </w:p>
    <w:p w14:paraId="7D2A6E0C" w14:textId="77777777" w:rsidR="00337C93" w:rsidRPr="006C5D00" w:rsidRDefault="00337C93" w:rsidP="00337C93">
      <w:pPr>
        <w:pStyle w:val="Akapitzlist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  <w:b/>
          <w:bCs/>
        </w:rPr>
        <w:t>Sesja Startowa (</w:t>
      </w:r>
      <w:proofErr w:type="spellStart"/>
      <w:r w:rsidRPr="006C5D00">
        <w:rPr>
          <w:rFonts w:cstheme="minorHAnsi"/>
          <w:b/>
          <w:bCs/>
        </w:rPr>
        <w:t>Kickoff</w:t>
      </w:r>
      <w:proofErr w:type="spellEnd"/>
      <w:r w:rsidRPr="006C5D00">
        <w:rPr>
          <w:rFonts w:cstheme="minorHAnsi"/>
          <w:b/>
          <w:bCs/>
        </w:rPr>
        <w:t xml:space="preserve">) - </w:t>
      </w:r>
      <w:r w:rsidRPr="006C5D00">
        <w:rPr>
          <w:rFonts w:cstheme="minorHAnsi"/>
        </w:rPr>
        <w:t>wyjaśnienie zasad, celów i organizacji I2I, ujawnienie listy Beneficjentów oraz wyzwań lub problemów do rozwiązania;</w:t>
      </w:r>
    </w:p>
    <w:p w14:paraId="5FCCB3CD" w14:textId="77777777" w:rsidR="00337C93" w:rsidRPr="006C5D00" w:rsidRDefault="00337C93" w:rsidP="00337C93">
      <w:pPr>
        <w:pStyle w:val="Akapitzlist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  <w:b/>
          <w:bCs/>
        </w:rPr>
        <w:t>Warsztaty i prezentacje –</w:t>
      </w:r>
      <w:r w:rsidRPr="006C5D00">
        <w:rPr>
          <w:rFonts w:cstheme="minorHAnsi"/>
        </w:rPr>
        <w:t xml:space="preserve"> warsztaty dla Uczestników dotyczące zarz</w:t>
      </w:r>
      <w:r>
        <w:rPr>
          <w:rFonts w:cstheme="minorHAnsi"/>
        </w:rPr>
        <w:t>ą</w:t>
      </w:r>
      <w:r w:rsidRPr="006C5D00">
        <w:rPr>
          <w:rFonts w:cstheme="minorHAnsi"/>
        </w:rPr>
        <w:t xml:space="preserve">dzania projektami, prototypowania, pracy zespołowej, elementów design </w:t>
      </w:r>
      <w:proofErr w:type="spellStart"/>
      <w:r w:rsidRPr="006C5D00">
        <w:rPr>
          <w:rFonts w:cstheme="minorHAnsi"/>
        </w:rPr>
        <w:t>thinking</w:t>
      </w:r>
      <w:proofErr w:type="spellEnd"/>
      <w:r w:rsidRPr="006C5D00">
        <w:rPr>
          <w:rFonts w:cstheme="minorHAnsi"/>
        </w:rPr>
        <w:t xml:space="preserve"> oraz </w:t>
      </w:r>
      <w:proofErr w:type="spellStart"/>
      <w:r w:rsidRPr="006C5D00">
        <w:rPr>
          <w:rFonts w:cstheme="minorHAnsi"/>
        </w:rPr>
        <w:t>mindfulness</w:t>
      </w:r>
      <w:proofErr w:type="spellEnd"/>
      <w:r w:rsidRPr="006C5D00">
        <w:rPr>
          <w:rFonts w:cstheme="minorHAnsi"/>
        </w:rPr>
        <w:t>;</w:t>
      </w:r>
    </w:p>
    <w:p w14:paraId="4B1A999C" w14:textId="77777777" w:rsidR="00337C93" w:rsidRPr="006C5D00" w:rsidRDefault="00337C93" w:rsidP="00337C93">
      <w:pPr>
        <w:pStyle w:val="Akapitzlist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  <w:b/>
          <w:bCs/>
        </w:rPr>
        <w:t>Prezentacja wyzwań –</w:t>
      </w:r>
      <w:r w:rsidRPr="006C5D00">
        <w:rPr>
          <w:rFonts w:cstheme="minorHAnsi"/>
        </w:rPr>
        <w:t xml:space="preserve"> prezentacje wyzwań lub problemów zgłoszonych przez Beneficjentów;</w:t>
      </w:r>
    </w:p>
    <w:p w14:paraId="5683E337" w14:textId="77777777" w:rsidR="00337C93" w:rsidRPr="006C5D00" w:rsidRDefault="00337C93" w:rsidP="00337C93">
      <w:pPr>
        <w:pStyle w:val="Akapitzlist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  <w:b/>
          <w:bCs/>
        </w:rPr>
        <w:t xml:space="preserve">Faza Rozwoju (Development </w:t>
      </w:r>
      <w:proofErr w:type="spellStart"/>
      <w:r w:rsidRPr="006C5D00">
        <w:rPr>
          <w:rFonts w:cstheme="minorHAnsi"/>
          <w:b/>
          <w:bCs/>
        </w:rPr>
        <w:t>Phase</w:t>
      </w:r>
      <w:proofErr w:type="spellEnd"/>
      <w:r w:rsidRPr="006C5D00">
        <w:rPr>
          <w:rFonts w:cstheme="minorHAnsi"/>
          <w:b/>
          <w:bCs/>
        </w:rPr>
        <w:t>) -</w:t>
      </w:r>
      <w:r w:rsidRPr="006C5D00">
        <w:rPr>
          <w:rFonts w:cstheme="minorHAnsi"/>
        </w:rPr>
        <w:t xml:space="preserve"> praca zespołów nad Projektami ze wsparciem Mentorów; w tej części przewidziane są dwie przerwy (ok. 21:00 na kolację i ok. 8:00 na śniadanie);</w:t>
      </w:r>
    </w:p>
    <w:p w14:paraId="1CB0A440" w14:textId="77777777" w:rsidR="00337C93" w:rsidRPr="006C5D00" w:rsidRDefault="00337C93" w:rsidP="00337C93">
      <w:pPr>
        <w:pStyle w:val="Akapitzlist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  <w:b/>
          <w:bCs/>
        </w:rPr>
        <w:t>Sesje Kontrolne (</w:t>
      </w:r>
      <w:proofErr w:type="spellStart"/>
      <w:r w:rsidRPr="006C5D00">
        <w:rPr>
          <w:rFonts w:cstheme="minorHAnsi"/>
          <w:b/>
          <w:bCs/>
        </w:rPr>
        <w:t>Check</w:t>
      </w:r>
      <w:proofErr w:type="spellEnd"/>
      <w:r w:rsidRPr="006C5D00">
        <w:rPr>
          <w:rFonts w:cstheme="minorHAnsi"/>
          <w:b/>
          <w:bCs/>
        </w:rPr>
        <w:t xml:space="preserve">-in </w:t>
      </w:r>
      <w:proofErr w:type="spellStart"/>
      <w:r w:rsidRPr="006C5D00">
        <w:rPr>
          <w:rFonts w:cstheme="minorHAnsi"/>
          <w:b/>
          <w:bCs/>
        </w:rPr>
        <w:t>Sessions</w:t>
      </w:r>
      <w:proofErr w:type="spellEnd"/>
      <w:r w:rsidRPr="006C5D00">
        <w:rPr>
          <w:rFonts w:cstheme="minorHAnsi"/>
          <w:b/>
          <w:bCs/>
        </w:rPr>
        <w:t xml:space="preserve">) - </w:t>
      </w:r>
      <w:r w:rsidRPr="006C5D00">
        <w:rPr>
          <w:rFonts w:cstheme="minorHAnsi"/>
        </w:rPr>
        <w:t>Organizator może ogłosić punkty kontrolne w celu oceny postępów, zapewnienia informacji zwrotnych i utrzymania tempa pracy;</w:t>
      </w:r>
    </w:p>
    <w:p w14:paraId="3F99FAF9" w14:textId="77777777" w:rsidR="00337C93" w:rsidRPr="006C5D00" w:rsidRDefault="00337C93" w:rsidP="00337C93">
      <w:pPr>
        <w:pStyle w:val="Akapitzlist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  <w:b/>
          <w:bCs/>
        </w:rPr>
        <w:t>Termin Zgłoszeń (</w:t>
      </w:r>
      <w:proofErr w:type="spellStart"/>
      <w:r w:rsidRPr="006C5D00">
        <w:rPr>
          <w:rFonts w:cstheme="minorHAnsi"/>
          <w:b/>
          <w:bCs/>
        </w:rPr>
        <w:t>Submission</w:t>
      </w:r>
      <w:proofErr w:type="spellEnd"/>
      <w:r w:rsidRPr="006C5D00">
        <w:rPr>
          <w:rFonts w:cstheme="minorHAnsi"/>
          <w:b/>
          <w:bCs/>
        </w:rPr>
        <w:t xml:space="preserve"> Deadline) – </w:t>
      </w:r>
      <w:r w:rsidRPr="006C5D00">
        <w:rPr>
          <w:rFonts w:cstheme="minorHAnsi"/>
        </w:rPr>
        <w:t xml:space="preserve">przesłanie Projektów przez Uczestników Organizatorowi za pośrednictwem wyznaczonej platformy (np. </w:t>
      </w:r>
      <w:sdt>
        <w:sdtPr>
          <w:rPr>
            <w:rFonts w:cstheme="minorHAnsi"/>
          </w:rPr>
          <w:tag w:val="goog_rdk_2"/>
          <w:id w:val="134841038"/>
        </w:sdtPr>
        <w:sdtEndPr/>
        <w:sdtContent/>
      </w:sdt>
      <w:r w:rsidRPr="006C5D00">
        <w:rPr>
          <w:rFonts w:cstheme="minorHAnsi"/>
        </w:rPr>
        <w:t>GitHub lub Google Drive); zgłoszenie powinno zawierać jasną prezentację rozwiązania (prototyp, koncepcja, makieta) wraz z krótkim wyjaśnieniem jego celu i wpływu;</w:t>
      </w:r>
    </w:p>
    <w:p w14:paraId="113E067D" w14:textId="77777777" w:rsidR="00337C93" w:rsidRPr="006C5D00" w:rsidRDefault="00337C93" w:rsidP="00337C93">
      <w:pPr>
        <w:pStyle w:val="Akapitzlist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  <w:b/>
          <w:bCs/>
        </w:rPr>
        <w:t>Prezentacje Finałowe (</w:t>
      </w:r>
      <w:proofErr w:type="spellStart"/>
      <w:r w:rsidRPr="006C5D00">
        <w:rPr>
          <w:rFonts w:cstheme="minorHAnsi"/>
          <w:b/>
          <w:bCs/>
        </w:rPr>
        <w:t>Final</w:t>
      </w:r>
      <w:proofErr w:type="spellEnd"/>
      <w:r w:rsidRPr="006C5D00">
        <w:rPr>
          <w:rFonts w:cstheme="minorHAnsi"/>
          <w:b/>
          <w:bCs/>
        </w:rPr>
        <w:t xml:space="preserve"> </w:t>
      </w:r>
      <w:proofErr w:type="spellStart"/>
      <w:r w:rsidRPr="006C5D00">
        <w:rPr>
          <w:rFonts w:cstheme="minorHAnsi"/>
          <w:b/>
          <w:bCs/>
        </w:rPr>
        <w:t>Presentations</w:t>
      </w:r>
      <w:proofErr w:type="spellEnd"/>
      <w:r w:rsidRPr="006C5D00">
        <w:rPr>
          <w:rFonts w:cstheme="minorHAnsi"/>
          <w:b/>
          <w:bCs/>
        </w:rPr>
        <w:t xml:space="preserve">) </w:t>
      </w:r>
      <w:r w:rsidRPr="006C5D00">
        <w:rPr>
          <w:rFonts w:cstheme="minorHAnsi"/>
        </w:rPr>
        <w:t>– prezentacja Projektów jurorom przez zespoły (każda prezentacja powinna trwać od 5 do 10 minut);</w:t>
      </w:r>
    </w:p>
    <w:p w14:paraId="138BAFB2" w14:textId="77777777" w:rsidR="00337C93" w:rsidRPr="006C5D00" w:rsidRDefault="00337C93" w:rsidP="00337C93">
      <w:pPr>
        <w:pStyle w:val="Akapitzlist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  <w:b/>
          <w:bCs/>
        </w:rPr>
        <w:t xml:space="preserve">Ocena i Ceremonia Wręczenia Nagród </w:t>
      </w:r>
      <w:r w:rsidRPr="006C5D00">
        <w:rPr>
          <w:rFonts w:cstheme="minorHAnsi"/>
        </w:rPr>
        <w:t>– ocena Projektów przez jurorów, ogłoszenie wyników, wręczenie nagród i zakończenie wydarzenia.</w:t>
      </w:r>
    </w:p>
    <w:p w14:paraId="70E001AC" w14:textId="77777777" w:rsidR="00337C93" w:rsidRPr="006C5D00" w:rsidRDefault="00337C93" w:rsidP="00337C93">
      <w:pPr>
        <w:spacing w:after="0" w:line="240" w:lineRule="auto"/>
        <w:jc w:val="center"/>
        <w:rPr>
          <w:rFonts w:cstheme="minorHAnsi"/>
          <w:b/>
          <w:bCs/>
        </w:rPr>
      </w:pPr>
      <w:r w:rsidRPr="006C5D00">
        <w:rPr>
          <w:rFonts w:cstheme="minorHAnsi"/>
        </w:rPr>
        <w:br/>
      </w:r>
      <w:r w:rsidRPr="006C5D00">
        <w:rPr>
          <w:rFonts w:cstheme="minorHAnsi"/>
          <w:b/>
          <w:bCs/>
        </w:rPr>
        <w:t>§7. Zasady oceniania i nagrody</w:t>
      </w:r>
    </w:p>
    <w:p w14:paraId="5CAD24A9" w14:textId="77777777" w:rsidR="00337C93" w:rsidRPr="006C5D00" w:rsidRDefault="00337C93" w:rsidP="00337C93">
      <w:pPr>
        <w:spacing w:after="0" w:line="240" w:lineRule="auto"/>
        <w:jc w:val="both"/>
        <w:rPr>
          <w:rFonts w:cstheme="minorHAnsi"/>
        </w:rPr>
      </w:pPr>
    </w:p>
    <w:p w14:paraId="796446ED" w14:textId="77777777" w:rsidR="00337C93" w:rsidRPr="006C5D00" w:rsidRDefault="00337C93" w:rsidP="00337C93">
      <w:pPr>
        <w:pStyle w:val="Akapitzlist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Wszystkie Projekty po ich zaprezentowaniu zostaną ocenione przez jury, tj. jury przyzna Projektom punkty.</w:t>
      </w:r>
    </w:p>
    <w:p w14:paraId="1701E2A5" w14:textId="77777777" w:rsidR="00337C93" w:rsidRPr="006C5D00" w:rsidRDefault="00337C93" w:rsidP="00337C93">
      <w:pPr>
        <w:pStyle w:val="Akapitzlist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Jurorzy szczególną uwagę zwracać będą na realną możliwość wdrożenia Projektu w działalności Beneficjentów oraz na podejście interdyscyplinarne.</w:t>
      </w:r>
    </w:p>
    <w:p w14:paraId="3E6080D3" w14:textId="77777777" w:rsidR="00337C93" w:rsidRPr="006C5D00" w:rsidRDefault="00337C93" w:rsidP="00337C93">
      <w:pPr>
        <w:pStyle w:val="Akapitzlist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Jurorzy oceniają Projekty według następujących kryteriów:</w:t>
      </w:r>
    </w:p>
    <w:p w14:paraId="173AF0ED" w14:textId="77777777" w:rsidR="00337C93" w:rsidRPr="006C5D00" w:rsidRDefault="00337C93" w:rsidP="00337C93">
      <w:pPr>
        <w:pStyle w:val="Akapitzlist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innowacyjność i interdyscyplinarność;</w:t>
      </w:r>
    </w:p>
    <w:p w14:paraId="4B397882" w14:textId="77777777" w:rsidR="00337C93" w:rsidRPr="006C5D00" w:rsidRDefault="00337C93" w:rsidP="00337C93">
      <w:pPr>
        <w:pStyle w:val="Akapitzlist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kompletność (opis zasobów potrzebnych do wdrożenia),</w:t>
      </w:r>
    </w:p>
    <w:p w14:paraId="76D0E6D8" w14:textId="77777777" w:rsidR="00337C93" w:rsidRPr="006C5D00" w:rsidRDefault="00337C93" w:rsidP="00337C93">
      <w:pPr>
        <w:pStyle w:val="Akapitzlist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wykonalność i funkcjonalność oraz estetyka prototypu;</w:t>
      </w:r>
    </w:p>
    <w:p w14:paraId="4734E195" w14:textId="77777777" w:rsidR="00337C93" w:rsidRPr="006C5D00" w:rsidRDefault="00337C93" w:rsidP="00337C93">
      <w:pPr>
        <w:pStyle w:val="Akapitzlist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dopasowanie i wpływ (realne ułatwienie życia docelowym odbiorcom; potencjał użyteczności);</w:t>
      </w:r>
    </w:p>
    <w:p w14:paraId="52BEE75F" w14:textId="77777777" w:rsidR="00337C93" w:rsidRPr="006C5D00" w:rsidRDefault="00337C93" w:rsidP="00337C93">
      <w:pPr>
        <w:pStyle w:val="Akapitzlist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sposób prezentacji (jasność przekazu, umiejętność zaprezentowania historii problemu oraz rozwiązania).</w:t>
      </w:r>
    </w:p>
    <w:p w14:paraId="00BF03FA" w14:textId="77777777" w:rsidR="00337C93" w:rsidRPr="006C5D00" w:rsidRDefault="00337C93" w:rsidP="00337C93">
      <w:pPr>
        <w:pStyle w:val="Akapitzlist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 xml:space="preserve">Projekt, który uzyskał największą </w:t>
      </w:r>
      <w:r>
        <w:rPr>
          <w:rFonts w:cstheme="minorHAnsi"/>
        </w:rPr>
        <w:t>liczbę</w:t>
      </w:r>
      <w:r w:rsidRPr="006C5D00">
        <w:rPr>
          <w:rFonts w:cstheme="minorHAnsi"/>
        </w:rPr>
        <w:t xml:space="preserve"> punktów otrzyma pierwszą nagrodę, następny w kolejności – drugą nagrodę, a następny w kolejności – trzecią nagrodę.</w:t>
      </w:r>
    </w:p>
    <w:p w14:paraId="3B0846D7" w14:textId="77777777" w:rsidR="00337C93" w:rsidRPr="006C5D00" w:rsidRDefault="00337C93" w:rsidP="00337C93">
      <w:pPr>
        <w:pStyle w:val="Akapitzlist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O wynikach</w:t>
      </w:r>
      <w:r>
        <w:rPr>
          <w:rFonts w:cstheme="minorHAnsi"/>
        </w:rPr>
        <w:t xml:space="preserve"> </w:t>
      </w:r>
      <w:r w:rsidRPr="006C5D00">
        <w:rPr>
          <w:rFonts w:cstheme="minorHAnsi"/>
        </w:rPr>
        <w:t>Organizator poinformuje niezwłocznie po dokonaniu oceny Projektów przez jury w czasie wydarzenia oraz ogłosi je na stronie internetowej wydarzenia i w kanałach informujących o wydarzeniu w mediach społecznościowych.</w:t>
      </w:r>
    </w:p>
    <w:p w14:paraId="479288B6" w14:textId="31F37CAB" w:rsidR="00337C93" w:rsidRPr="008E29AC" w:rsidRDefault="00337C93" w:rsidP="005F76CE">
      <w:pPr>
        <w:pStyle w:val="Akapitzlist"/>
        <w:numPr>
          <w:ilvl w:val="0"/>
          <w:numId w:val="4"/>
        </w:numPr>
        <w:spacing w:line="240" w:lineRule="auto"/>
        <w:jc w:val="both"/>
        <w:rPr>
          <w:rFonts w:cstheme="minorHAnsi"/>
        </w:rPr>
      </w:pPr>
      <w:r w:rsidRPr="006C5D00">
        <w:rPr>
          <w:rFonts w:cstheme="minorHAnsi"/>
        </w:rPr>
        <w:t xml:space="preserve">Nagrodą główną za zajęcie pierwszego miejsca jest: złoty medal dla każdego członka zespołu, monitor </w:t>
      </w:r>
      <w:r w:rsidR="008E29AC" w:rsidRPr="005F76CE">
        <w:rPr>
          <w:rFonts w:cstheme="minorHAnsi"/>
        </w:rPr>
        <w:t>Philips 27E1N1100A/00</w:t>
      </w:r>
      <w:r w:rsidR="008E29AC">
        <w:rPr>
          <w:rFonts w:cstheme="minorHAnsi"/>
        </w:rPr>
        <w:t xml:space="preserve"> </w:t>
      </w:r>
      <w:r w:rsidRPr="008E29AC">
        <w:rPr>
          <w:rFonts w:cstheme="minorHAnsi"/>
        </w:rPr>
        <w:t xml:space="preserve">wraz ze statywem </w:t>
      </w:r>
      <w:r w:rsidR="008E29AC" w:rsidRPr="005F76CE">
        <w:rPr>
          <w:rFonts w:cstheme="minorHAnsi"/>
        </w:rPr>
        <w:t>ART UM-115 13-32"</w:t>
      </w:r>
      <w:r w:rsidR="008E29AC">
        <w:rPr>
          <w:rFonts w:cstheme="minorHAnsi"/>
        </w:rPr>
        <w:t xml:space="preserve"> </w:t>
      </w:r>
      <w:r w:rsidRPr="008E29AC">
        <w:rPr>
          <w:rFonts w:cstheme="minorHAnsi"/>
        </w:rPr>
        <w:t>dla każdego członka zespołu.</w:t>
      </w:r>
    </w:p>
    <w:p w14:paraId="5B9394EB" w14:textId="6502844F" w:rsidR="00337C93" w:rsidRPr="006C5D00" w:rsidRDefault="00337C93" w:rsidP="00337C93">
      <w:pPr>
        <w:pStyle w:val="Akapitzlist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 xml:space="preserve">Za zajęcie drugiego miejsca każdy członek zespołu otrzyma srebrny medal oraz Słuchawki Marshall Major </w:t>
      </w:r>
      <w:r w:rsidR="008E29AC">
        <w:rPr>
          <w:rFonts w:cstheme="minorHAnsi"/>
        </w:rPr>
        <w:t>V</w:t>
      </w:r>
      <w:r w:rsidRPr="006C5D00">
        <w:rPr>
          <w:rFonts w:cstheme="minorHAnsi"/>
        </w:rPr>
        <w:t>.</w:t>
      </w:r>
    </w:p>
    <w:p w14:paraId="47C4DD4D" w14:textId="2C9AC2E3" w:rsidR="00337C93" w:rsidRDefault="00337C93" w:rsidP="00337C93">
      <w:pPr>
        <w:pStyle w:val="Akapitzlist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Za zajęcie trzeciego miejsca każdy członek zespołu otrzyma brązowy medal oraz Smartwatch</w:t>
      </w:r>
      <w:r w:rsidR="008E29AC">
        <w:rPr>
          <w:rFonts w:cstheme="minorHAnsi"/>
        </w:rPr>
        <w:t xml:space="preserve"> </w:t>
      </w:r>
      <w:proofErr w:type="spellStart"/>
      <w:r w:rsidR="008E29AC" w:rsidRPr="008E29AC">
        <w:rPr>
          <w:rFonts w:cstheme="minorHAnsi"/>
        </w:rPr>
        <w:t>Smartwatch</w:t>
      </w:r>
      <w:proofErr w:type="spellEnd"/>
      <w:r w:rsidR="008E29AC" w:rsidRPr="008E29AC">
        <w:rPr>
          <w:rFonts w:cstheme="minorHAnsi"/>
        </w:rPr>
        <w:t xml:space="preserve"> XIAOMI </w:t>
      </w:r>
      <w:proofErr w:type="spellStart"/>
      <w:r w:rsidR="008E29AC" w:rsidRPr="008E29AC">
        <w:rPr>
          <w:rFonts w:cstheme="minorHAnsi"/>
        </w:rPr>
        <w:t>Redmi</w:t>
      </w:r>
      <w:proofErr w:type="spellEnd"/>
      <w:r w:rsidR="008E29AC" w:rsidRPr="008E29AC">
        <w:rPr>
          <w:rFonts w:cstheme="minorHAnsi"/>
        </w:rPr>
        <w:t xml:space="preserve"> Watch 5 Lite</w:t>
      </w:r>
      <w:r w:rsidR="008E29AC">
        <w:rPr>
          <w:rFonts w:cstheme="minorHAnsi"/>
        </w:rPr>
        <w:t>.</w:t>
      </w:r>
    </w:p>
    <w:p w14:paraId="666ABC52" w14:textId="77777777" w:rsidR="00337C93" w:rsidRPr="006C5D00" w:rsidRDefault="00337C93" w:rsidP="00337C93">
      <w:pPr>
        <w:pStyle w:val="Akapitzlist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I2I jest konkursem z dziedziny nauki, a żadna nagroda dla jednego Uczestnika nie przekracza wartości 2.000 zł (dwóch tysięcy złotych).</w:t>
      </w:r>
    </w:p>
    <w:p w14:paraId="27C77E77" w14:textId="77777777" w:rsidR="00337C93" w:rsidRPr="006C5D00" w:rsidRDefault="00337C93" w:rsidP="00337C93">
      <w:pPr>
        <w:pStyle w:val="Akapitzlist"/>
        <w:numPr>
          <w:ilvl w:val="0"/>
          <w:numId w:val="4"/>
        </w:numPr>
        <w:jc w:val="both"/>
        <w:rPr>
          <w:rFonts w:cstheme="minorHAnsi"/>
        </w:rPr>
      </w:pPr>
      <w:r w:rsidRPr="006C5D00">
        <w:rPr>
          <w:rFonts w:cstheme="minorHAnsi"/>
        </w:rPr>
        <w:t>Wszyscy Uczestnicy otrzymają Certyfikat Uczestnictwa. Organizator może przygotować dla Uczestników dodatkowe gadżety.</w:t>
      </w:r>
    </w:p>
    <w:p w14:paraId="2B4B6B8E" w14:textId="77777777" w:rsidR="00337C93" w:rsidRPr="006C5D00" w:rsidRDefault="00337C93" w:rsidP="00337C93">
      <w:pPr>
        <w:spacing w:after="0" w:line="240" w:lineRule="auto"/>
        <w:jc w:val="center"/>
        <w:rPr>
          <w:rFonts w:cstheme="minorHAnsi"/>
          <w:b/>
          <w:bCs/>
        </w:rPr>
      </w:pPr>
      <w:bookmarkStart w:id="12" w:name="_Hlk219205686"/>
      <w:r w:rsidRPr="006C5D00">
        <w:rPr>
          <w:rFonts w:cstheme="minorHAnsi"/>
          <w:b/>
          <w:bCs/>
        </w:rPr>
        <w:t>§8</w:t>
      </w:r>
      <w:bookmarkEnd w:id="12"/>
      <w:r w:rsidRPr="006C5D00">
        <w:rPr>
          <w:rFonts w:cstheme="minorHAnsi"/>
          <w:b/>
          <w:bCs/>
        </w:rPr>
        <w:t>. Prawa autorskie oraz wykorzystywanie wizerunku</w:t>
      </w:r>
    </w:p>
    <w:p w14:paraId="0769F5A4" w14:textId="77777777" w:rsidR="00337C93" w:rsidRPr="006C5D00" w:rsidRDefault="00337C93" w:rsidP="00337C93">
      <w:pPr>
        <w:spacing w:after="0" w:line="240" w:lineRule="auto"/>
        <w:rPr>
          <w:rFonts w:cstheme="minorHAnsi"/>
        </w:rPr>
      </w:pPr>
    </w:p>
    <w:p w14:paraId="070139E5" w14:textId="77777777" w:rsidR="00337C93" w:rsidRPr="006C5D00" w:rsidRDefault="00337C93" w:rsidP="00337C93">
      <w:pPr>
        <w:pStyle w:val="Akapitzlist"/>
        <w:numPr>
          <w:ilvl w:val="0"/>
          <w:numId w:val="5"/>
        </w:numPr>
        <w:spacing w:after="0" w:line="240" w:lineRule="auto"/>
        <w:ind w:left="714" w:hanging="357"/>
        <w:jc w:val="both"/>
        <w:rPr>
          <w:rFonts w:cstheme="minorHAnsi"/>
        </w:rPr>
      </w:pPr>
      <w:r w:rsidRPr="006C5D00">
        <w:rPr>
          <w:rFonts w:cstheme="minorHAnsi"/>
        </w:rPr>
        <w:t>Uczestnik oświadcza i gwarantuje, że wykonane przez niego lub przy współpracy zespołowej w czasie Hackathonu prace, w tym Projekt, mają charakter twórczy i oryginalny i nie naruszają̨ jakichkolwiek praw osób trzecich.</w:t>
      </w:r>
    </w:p>
    <w:p w14:paraId="5516CB33" w14:textId="77777777" w:rsidR="00337C93" w:rsidRPr="006C5D00" w:rsidRDefault="00337C93" w:rsidP="00337C93">
      <w:pPr>
        <w:pStyle w:val="Akapitzlist"/>
        <w:numPr>
          <w:ilvl w:val="0"/>
          <w:numId w:val="5"/>
        </w:numPr>
        <w:spacing w:after="0" w:line="240" w:lineRule="auto"/>
        <w:ind w:left="714" w:hanging="357"/>
        <w:jc w:val="both"/>
        <w:rPr>
          <w:rFonts w:cstheme="minorHAnsi"/>
        </w:rPr>
      </w:pPr>
      <w:r w:rsidRPr="006C5D00">
        <w:rPr>
          <w:rFonts w:cstheme="minorHAnsi"/>
        </w:rPr>
        <w:t>Wszelkie prawa własności intelektualnej, w tym prawa autorskie, do Projektu pozostają przy jego autorach lub współautorach.</w:t>
      </w:r>
    </w:p>
    <w:p w14:paraId="5C22DEA9" w14:textId="7AB44F17" w:rsidR="008649F7" w:rsidRPr="00991A9F" w:rsidRDefault="00337C93" w:rsidP="00E80782">
      <w:pPr>
        <w:pStyle w:val="Akapitzlist"/>
        <w:widowControl w:val="0"/>
        <w:numPr>
          <w:ilvl w:val="0"/>
          <w:numId w:val="5"/>
        </w:numPr>
        <w:spacing w:after="0" w:line="240" w:lineRule="auto"/>
        <w:ind w:right="9"/>
        <w:jc w:val="both"/>
        <w:rPr>
          <w:rFonts w:ascii="Arial" w:hAnsi="Arial" w:cs="Arial"/>
          <w:sz w:val="20"/>
          <w:szCs w:val="20"/>
        </w:rPr>
      </w:pPr>
      <w:bookmarkStart w:id="13" w:name="_Hlk219205592"/>
      <w:r w:rsidRPr="00254DFD">
        <w:rPr>
          <w:rFonts w:cstheme="minorHAnsi"/>
        </w:rPr>
        <w:t xml:space="preserve">Uczestnik akceptując Regulamin udziela Organizatorowi </w:t>
      </w:r>
      <w:r w:rsidR="00AB5BF4" w:rsidRPr="00254DFD">
        <w:rPr>
          <w:rFonts w:cstheme="minorHAnsi"/>
        </w:rPr>
        <w:t xml:space="preserve">oraz Beneficjentom </w:t>
      </w:r>
      <w:r w:rsidRPr="00254DFD">
        <w:rPr>
          <w:rFonts w:cstheme="minorHAnsi"/>
        </w:rPr>
        <w:t xml:space="preserve">niewyłącznej, </w:t>
      </w:r>
      <w:r w:rsidR="00AD4865" w:rsidRPr="00254DFD">
        <w:rPr>
          <w:rFonts w:cstheme="minorHAnsi"/>
        </w:rPr>
        <w:t xml:space="preserve">nieograniczonej czasowo i terytorialnie, </w:t>
      </w:r>
      <w:r w:rsidRPr="00F13D12">
        <w:rPr>
          <w:rFonts w:cstheme="minorHAnsi"/>
        </w:rPr>
        <w:t>nieodpłatnej licencji na wykorzystanie Pro</w:t>
      </w:r>
      <w:r w:rsidRPr="002F3960">
        <w:rPr>
          <w:rFonts w:cstheme="minorHAnsi"/>
        </w:rPr>
        <w:t>jektu autorstwa lub współautorstwa Uczestnika</w:t>
      </w:r>
      <w:r w:rsidR="00AD4865" w:rsidRPr="00E1088E">
        <w:rPr>
          <w:rFonts w:cstheme="minorHAnsi"/>
        </w:rPr>
        <w:t xml:space="preserve"> poprzez wdrożenie w działalności statutowej Organizatora lub Beneficjenta, a także</w:t>
      </w:r>
      <w:r w:rsidRPr="003E0F8E">
        <w:rPr>
          <w:rFonts w:cstheme="minorHAnsi"/>
        </w:rPr>
        <w:t xml:space="preserve"> w celach promocyjnych, edukacyjnych i informacyjnych na </w:t>
      </w:r>
      <w:r w:rsidR="008649F7" w:rsidRPr="003E0F8E">
        <w:rPr>
          <w:rFonts w:cstheme="minorHAnsi"/>
        </w:rPr>
        <w:t xml:space="preserve"> następujących </w:t>
      </w:r>
      <w:r w:rsidRPr="003E0F8E">
        <w:rPr>
          <w:rFonts w:cstheme="minorHAnsi"/>
        </w:rPr>
        <w:t xml:space="preserve">polach </w:t>
      </w:r>
      <w:commentRangeStart w:id="14"/>
      <w:r w:rsidRPr="003E0F8E">
        <w:rPr>
          <w:rFonts w:cstheme="minorHAnsi"/>
        </w:rPr>
        <w:t>eksploatacji</w:t>
      </w:r>
      <w:commentRangeEnd w:id="14"/>
      <w:r w:rsidR="008649F7" w:rsidRPr="00254DFD">
        <w:rPr>
          <w:rStyle w:val="Odwoaniedokomentarza"/>
          <w:rFonts w:cstheme="minorHAnsi"/>
          <w:sz w:val="24"/>
          <w:szCs w:val="24"/>
        </w:rPr>
        <w:commentReference w:id="14"/>
      </w:r>
      <w:r w:rsidR="008649F7" w:rsidRPr="00254DFD">
        <w:rPr>
          <w:rFonts w:cstheme="minorHAnsi"/>
        </w:rPr>
        <w:t>:</w:t>
      </w:r>
    </w:p>
    <w:bookmarkEnd w:id="13"/>
    <w:p w14:paraId="784FCEBC" w14:textId="155E9365" w:rsidR="008649F7" w:rsidRPr="00991A9F" w:rsidRDefault="008649F7" w:rsidP="00991A9F">
      <w:pPr>
        <w:widowControl w:val="0"/>
        <w:spacing w:after="0" w:line="240" w:lineRule="auto"/>
        <w:ind w:left="708" w:right="9"/>
        <w:jc w:val="both"/>
        <w:rPr>
          <w:rFonts w:ascii="Arial" w:hAnsi="Arial" w:cs="Arial"/>
          <w:sz w:val="20"/>
          <w:szCs w:val="20"/>
        </w:rPr>
      </w:pPr>
      <w:r>
        <w:rPr>
          <w:rFonts w:cstheme="minorHAnsi"/>
        </w:rPr>
        <w:t>a</w:t>
      </w:r>
      <w:r w:rsidRPr="00991A9F">
        <w:rPr>
          <w:rFonts w:ascii="Arial" w:hAnsi="Arial" w:cs="Arial"/>
          <w:sz w:val="20"/>
          <w:szCs w:val="20"/>
        </w:rPr>
        <w:t xml:space="preserve"> wielokrotne wykorzystanie Utworu na własny użytek, użytek swoich jednostek organizacyjnych oraz użytek osób trzecich w celach związanych z realizacją zadań </w:t>
      </w:r>
      <w:r w:rsidRPr="00991A9F">
        <w:rPr>
          <w:rFonts w:ascii="Arial" w:hAnsi="Arial" w:cs="Arial"/>
          <w:sz w:val="20"/>
          <w:szCs w:val="20"/>
        </w:rPr>
        <w:br/>
        <w:t>i inwestycji  Organizatora.</w:t>
      </w:r>
    </w:p>
    <w:p w14:paraId="3BFBC3F5" w14:textId="1D465F2F" w:rsidR="00254DFD" w:rsidRPr="00991A9F" w:rsidRDefault="00254DFD" w:rsidP="00991A9F">
      <w:pPr>
        <w:pStyle w:val="Akapitzlist"/>
        <w:widowControl w:val="0"/>
        <w:spacing w:after="0" w:line="240" w:lineRule="auto"/>
        <w:ind w:right="9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b. </w:t>
      </w:r>
      <w:r w:rsidR="008649F7" w:rsidRPr="00405AA8">
        <w:rPr>
          <w:rFonts w:ascii="Arial" w:hAnsi="Arial" w:cs="Arial"/>
          <w:sz w:val="20"/>
          <w:szCs w:val="20"/>
        </w:rPr>
        <w:t>utrwalenie Utworu na wszelkich rodzajach nośników, a w szczególności na nośnikach video, taśmie światłoczułej, magnetycznej, dyskach komputerowych oraz wszystkich typach nośników przeznaczonych do zapisu cyfrowego (np. CD, DVD, Blue-</w:t>
      </w:r>
      <w:proofErr w:type="spellStart"/>
      <w:r w:rsidR="008649F7" w:rsidRPr="00405AA8">
        <w:rPr>
          <w:rFonts w:ascii="Arial" w:hAnsi="Arial" w:cs="Arial"/>
          <w:sz w:val="20"/>
          <w:szCs w:val="20"/>
        </w:rPr>
        <w:t>ray</w:t>
      </w:r>
      <w:proofErr w:type="spellEnd"/>
      <w:r w:rsidR="008649F7" w:rsidRPr="00405AA8">
        <w:rPr>
          <w:rFonts w:ascii="Arial" w:hAnsi="Arial" w:cs="Arial"/>
          <w:sz w:val="20"/>
          <w:szCs w:val="20"/>
        </w:rPr>
        <w:t>, pendrive, itd.),</w:t>
      </w:r>
    </w:p>
    <w:p w14:paraId="27BDCCDF" w14:textId="256F6428" w:rsidR="008649F7" w:rsidRPr="00405AA8" w:rsidRDefault="00254DFD" w:rsidP="00991A9F">
      <w:pPr>
        <w:pStyle w:val="Akapitzlist"/>
        <w:widowControl w:val="0"/>
        <w:spacing w:after="0" w:line="240" w:lineRule="auto"/>
        <w:ind w:right="9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c.</w:t>
      </w:r>
      <w:r w:rsidR="001F438C">
        <w:rPr>
          <w:rFonts w:ascii="Arial" w:hAnsi="Arial" w:cs="Arial"/>
          <w:sz w:val="20"/>
          <w:szCs w:val="20"/>
        </w:rPr>
        <w:t xml:space="preserve"> </w:t>
      </w:r>
      <w:r w:rsidR="008649F7" w:rsidRPr="00405AA8">
        <w:rPr>
          <w:rFonts w:ascii="Arial" w:hAnsi="Arial" w:cs="Arial"/>
          <w:sz w:val="20"/>
          <w:szCs w:val="20"/>
        </w:rPr>
        <w:t xml:space="preserve">zwielokrotnianie Utworu dowolną techniką w dowolnej ilości, w tym techniką magnetyczną na kasetach video, techniką światłoczułą i cyfrową, techniką zapisu komputerowego </w:t>
      </w:r>
      <w:r w:rsidR="008649F7">
        <w:rPr>
          <w:rFonts w:ascii="Arial" w:hAnsi="Arial" w:cs="Arial"/>
          <w:sz w:val="20"/>
          <w:szCs w:val="20"/>
        </w:rPr>
        <w:br/>
      </w:r>
      <w:r w:rsidR="008649F7" w:rsidRPr="00405AA8">
        <w:rPr>
          <w:rFonts w:ascii="Arial" w:hAnsi="Arial" w:cs="Arial"/>
          <w:sz w:val="20"/>
          <w:szCs w:val="20"/>
        </w:rPr>
        <w:t>na wszystkich rodzajach nośników dostosowanych do tej formy zapisu, wytwarzanie jakąkolwiek techniką egzemplarzy Utworu, w tym techniką drukarską, reprograficzną, zapisu magnetycznego oraz techniką cyfrową,</w:t>
      </w:r>
    </w:p>
    <w:p w14:paraId="376952FD" w14:textId="383CC4A8" w:rsidR="008649F7" w:rsidRPr="00405AA8" w:rsidRDefault="00254DFD" w:rsidP="00991A9F">
      <w:pPr>
        <w:pStyle w:val="Akapitzlist"/>
        <w:widowControl w:val="0"/>
        <w:spacing w:after="0" w:line="240" w:lineRule="auto"/>
        <w:ind w:right="9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d. </w:t>
      </w:r>
      <w:r w:rsidR="008649F7" w:rsidRPr="00405AA8">
        <w:rPr>
          <w:rFonts w:ascii="Arial" w:hAnsi="Arial" w:cs="Arial"/>
          <w:sz w:val="20"/>
          <w:szCs w:val="20"/>
        </w:rPr>
        <w:t xml:space="preserve">wprowadzania Utworu do pamięci komputera na dowolnej liczbie stanowisk komputerowych oraz do sieci multimedialnej, telekomunikacyjnej, komputerowej, w tym do Internetu, </w:t>
      </w:r>
    </w:p>
    <w:p w14:paraId="5EA194CA" w14:textId="16CAD68C" w:rsidR="008649F7" w:rsidRPr="00405AA8" w:rsidRDefault="00254DFD" w:rsidP="00991A9F">
      <w:pPr>
        <w:pStyle w:val="Akapitzlist"/>
        <w:widowControl w:val="0"/>
        <w:spacing w:after="0" w:line="240" w:lineRule="auto"/>
        <w:ind w:right="9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e. </w:t>
      </w:r>
      <w:r w:rsidR="008649F7" w:rsidRPr="00405AA8">
        <w:rPr>
          <w:rFonts w:ascii="Arial" w:hAnsi="Arial" w:cs="Arial"/>
          <w:sz w:val="20"/>
          <w:szCs w:val="20"/>
        </w:rPr>
        <w:t xml:space="preserve">wyświetlanie i publiczne odtwarzanie Utworu, </w:t>
      </w:r>
    </w:p>
    <w:p w14:paraId="77D60443" w14:textId="27540527" w:rsidR="008649F7" w:rsidRPr="00405AA8" w:rsidRDefault="00254DFD" w:rsidP="00991A9F">
      <w:pPr>
        <w:pStyle w:val="Akapitzlist"/>
        <w:widowControl w:val="0"/>
        <w:spacing w:after="0" w:line="240" w:lineRule="auto"/>
        <w:ind w:right="9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f. </w:t>
      </w:r>
      <w:r w:rsidR="008649F7" w:rsidRPr="00405AA8">
        <w:rPr>
          <w:rFonts w:ascii="Arial" w:hAnsi="Arial" w:cs="Arial"/>
          <w:sz w:val="20"/>
          <w:szCs w:val="20"/>
        </w:rPr>
        <w:t>nadawanie całości lub wybranych fragmentów Utworu za pomocą wizji albo fonii przewodowej i bezprzewodowej przez stację naziemną,</w:t>
      </w:r>
    </w:p>
    <w:p w14:paraId="686E7A58" w14:textId="12CEEC82" w:rsidR="008649F7" w:rsidRPr="00405AA8" w:rsidRDefault="00254DFD" w:rsidP="00991A9F">
      <w:pPr>
        <w:pStyle w:val="Akapitzlist"/>
        <w:widowControl w:val="0"/>
        <w:spacing w:after="0" w:line="240" w:lineRule="auto"/>
        <w:ind w:right="9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g. </w:t>
      </w:r>
      <w:r w:rsidR="008649F7" w:rsidRPr="00405AA8">
        <w:rPr>
          <w:rFonts w:ascii="Arial" w:hAnsi="Arial" w:cs="Arial"/>
          <w:sz w:val="20"/>
          <w:szCs w:val="20"/>
        </w:rPr>
        <w:t>nadawanie za pośrednictwem satelity,</w:t>
      </w:r>
    </w:p>
    <w:p w14:paraId="7158737C" w14:textId="21F36DFB" w:rsidR="008649F7" w:rsidRPr="00405AA8" w:rsidRDefault="00254DFD" w:rsidP="00991A9F">
      <w:pPr>
        <w:pStyle w:val="Akapitzlist"/>
        <w:widowControl w:val="0"/>
        <w:spacing w:after="0" w:line="240" w:lineRule="auto"/>
        <w:ind w:right="9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h. </w:t>
      </w:r>
      <w:r w:rsidR="008649F7" w:rsidRPr="00405AA8">
        <w:rPr>
          <w:rFonts w:ascii="Arial" w:hAnsi="Arial" w:cs="Arial"/>
          <w:sz w:val="20"/>
          <w:szCs w:val="20"/>
        </w:rPr>
        <w:t>reemisja,</w:t>
      </w:r>
    </w:p>
    <w:p w14:paraId="69533D00" w14:textId="656655B8" w:rsidR="008649F7" w:rsidRPr="00405AA8" w:rsidRDefault="00254DFD" w:rsidP="00991A9F">
      <w:pPr>
        <w:pStyle w:val="Akapitzlist"/>
        <w:widowControl w:val="0"/>
        <w:spacing w:after="0" w:line="240" w:lineRule="auto"/>
        <w:ind w:right="9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i. </w:t>
      </w:r>
      <w:r w:rsidR="008649F7" w:rsidRPr="00405AA8">
        <w:rPr>
          <w:rFonts w:ascii="Arial" w:hAnsi="Arial" w:cs="Arial"/>
          <w:sz w:val="20"/>
          <w:szCs w:val="20"/>
        </w:rPr>
        <w:t>wymiana nośników, na których Utwór utrwalono,</w:t>
      </w:r>
    </w:p>
    <w:p w14:paraId="39582B00" w14:textId="5D567F69" w:rsidR="008649F7" w:rsidRPr="00405AA8" w:rsidRDefault="00254DFD" w:rsidP="00991A9F">
      <w:pPr>
        <w:pStyle w:val="Akapitzlist"/>
        <w:widowControl w:val="0"/>
        <w:spacing w:after="0" w:line="240" w:lineRule="auto"/>
        <w:ind w:right="9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j. </w:t>
      </w:r>
      <w:r w:rsidR="008649F7" w:rsidRPr="00405AA8">
        <w:rPr>
          <w:rFonts w:ascii="Arial" w:hAnsi="Arial" w:cs="Arial"/>
          <w:sz w:val="20"/>
          <w:szCs w:val="20"/>
        </w:rPr>
        <w:t>wykorzystanie w utworach multimedialnych,</w:t>
      </w:r>
    </w:p>
    <w:p w14:paraId="06767E76" w14:textId="2E70237C" w:rsidR="008649F7" w:rsidRPr="00991A9F" w:rsidRDefault="00254DFD" w:rsidP="00991A9F">
      <w:pPr>
        <w:widowControl w:val="0"/>
        <w:spacing w:after="0" w:line="240" w:lineRule="auto"/>
        <w:ind w:right="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k. </w:t>
      </w:r>
      <w:r w:rsidR="008649F7" w:rsidRPr="00991A9F">
        <w:rPr>
          <w:rFonts w:ascii="Arial" w:hAnsi="Arial" w:cs="Arial"/>
          <w:sz w:val="20"/>
          <w:szCs w:val="20"/>
        </w:rPr>
        <w:t>wykorzystywanie całości lub fragmentów Utworu co celów promocyjnych i reklamy,</w:t>
      </w:r>
    </w:p>
    <w:p w14:paraId="0ADE3815" w14:textId="6E94558D" w:rsidR="008649F7" w:rsidRPr="00405AA8" w:rsidRDefault="008649F7" w:rsidP="00991A9F">
      <w:pPr>
        <w:pStyle w:val="Akapitzlist"/>
        <w:widowControl w:val="0"/>
        <w:numPr>
          <w:ilvl w:val="0"/>
          <w:numId w:val="23"/>
        </w:numPr>
        <w:spacing w:after="0" w:line="240" w:lineRule="auto"/>
        <w:ind w:right="9"/>
        <w:contextualSpacing w:val="0"/>
        <w:jc w:val="both"/>
        <w:rPr>
          <w:rFonts w:ascii="Arial" w:hAnsi="Arial" w:cs="Arial"/>
          <w:sz w:val="20"/>
          <w:szCs w:val="20"/>
        </w:rPr>
      </w:pPr>
      <w:r w:rsidRPr="00405AA8">
        <w:rPr>
          <w:rFonts w:ascii="Arial" w:hAnsi="Arial" w:cs="Arial"/>
          <w:sz w:val="20"/>
          <w:szCs w:val="20"/>
        </w:rPr>
        <w:t>przetwarzanie, wprowadzanie zmian, poprawek, modyfikacji, skrótów,</w:t>
      </w:r>
    </w:p>
    <w:p w14:paraId="0A1A2E7C" w14:textId="5FE5546F" w:rsidR="008649F7" w:rsidRPr="00405AA8" w:rsidRDefault="00254DFD" w:rsidP="00991A9F">
      <w:pPr>
        <w:pStyle w:val="Akapitzlist"/>
        <w:widowControl w:val="0"/>
        <w:spacing w:after="0" w:line="240" w:lineRule="auto"/>
        <w:ind w:right="9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ł. </w:t>
      </w:r>
      <w:r w:rsidR="008649F7" w:rsidRPr="00405AA8">
        <w:rPr>
          <w:rFonts w:ascii="Arial" w:hAnsi="Arial" w:cs="Arial"/>
          <w:sz w:val="20"/>
          <w:szCs w:val="20"/>
        </w:rPr>
        <w:t>sporządzenie wersji obcojęzycznych, zarówno przy użyciu napisów, jak i lektora,</w:t>
      </w:r>
    </w:p>
    <w:p w14:paraId="29760F02" w14:textId="20133E53" w:rsidR="008649F7" w:rsidRPr="00405AA8" w:rsidRDefault="008649F7" w:rsidP="00991A9F">
      <w:pPr>
        <w:pStyle w:val="Akapitzlist"/>
        <w:widowControl w:val="0"/>
        <w:numPr>
          <w:ilvl w:val="0"/>
          <w:numId w:val="23"/>
        </w:numPr>
        <w:spacing w:after="0" w:line="240" w:lineRule="auto"/>
        <w:ind w:right="9"/>
        <w:contextualSpacing w:val="0"/>
        <w:jc w:val="both"/>
        <w:rPr>
          <w:rFonts w:ascii="Arial" w:hAnsi="Arial" w:cs="Arial"/>
          <w:sz w:val="20"/>
          <w:szCs w:val="20"/>
        </w:rPr>
      </w:pPr>
      <w:r w:rsidRPr="00405AA8">
        <w:rPr>
          <w:rFonts w:ascii="Arial" w:hAnsi="Arial" w:cs="Arial"/>
          <w:sz w:val="20"/>
          <w:szCs w:val="20"/>
        </w:rPr>
        <w:t xml:space="preserve">publiczne udostępnianie Utworu w taki sposób, aby każdy mógł mieć do niego dostęp </w:t>
      </w:r>
      <w:r w:rsidRPr="00405AA8">
        <w:rPr>
          <w:rFonts w:ascii="Arial" w:hAnsi="Arial" w:cs="Arial"/>
          <w:sz w:val="20"/>
          <w:szCs w:val="20"/>
        </w:rPr>
        <w:br/>
        <w:t>w miejscu i w czasie przez niego wybranym,</w:t>
      </w:r>
    </w:p>
    <w:p w14:paraId="312A8FE7" w14:textId="77777777" w:rsidR="008649F7" w:rsidRPr="00405AA8" w:rsidRDefault="008649F7" w:rsidP="00991A9F">
      <w:pPr>
        <w:pStyle w:val="Akapitzlist"/>
        <w:widowControl w:val="0"/>
        <w:numPr>
          <w:ilvl w:val="0"/>
          <w:numId w:val="23"/>
        </w:numPr>
        <w:spacing w:after="0" w:line="240" w:lineRule="auto"/>
        <w:ind w:right="9"/>
        <w:contextualSpacing w:val="0"/>
        <w:jc w:val="both"/>
        <w:rPr>
          <w:rFonts w:ascii="Arial" w:hAnsi="Arial" w:cs="Arial"/>
          <w:sz w:val="20"/>
          <w:szCs w:val="20"/>
        </w:rPr>
      </w:pPr>
      <w:r w:rsidRPr="00405AA8">
        <w:rPr>
          <w:rFonts w:ascii="Arial" w:hAnsi="Arial" w:cs="Arial"/>
          <w:sz w:val="20"/>
          <w:szCs w:val="20"/>
        </w:rPr>
        <w:t>w zakresie obrotu oryginałem albo egzemplarzami, na których Utwór utrwalono - wprowadzanie do obrotu, użyczenie lub najem oryginału albo egzemplarzy,</w:t>
      </w:r>
    </w:p>
    <w:p w14:paraId="667E4887" w14:textId="3D622913" w:rsidR="00337C93" w:rsidRPr="00991A9F" w:rsidRDefault="001F438C" w:rsidP="00991A9F">
      <w:pPr>
        <w:pStyle w:val="Akapitzlist"/>
        <w:widowControl w:val="0"/>
        <w:numPr>
          <w:ilvl w:val="0"/>
          <w:numId w:val="23"/>
        </w:numPr>
        <w:spacing w:after="0" w:line="240" w:lineRule="auto"/>
        <w:ind w:right="9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8649F7" w:rsidRPr="00405AA8">
        <w:rPr>
          <w:rFonts w:ascii="Arial" w:hAnsi="Arial" w:cs="Arial"/>
          <w:sz w:val="20"/>
          <w:szCs w:val="20"/>
        </w:rPr>
        <w:t>wielokrotne wykorzystywanie utworu.</w:t>
      </w:r>
    </w:p>
    <w:p w14:paraId="15B15D8E" w14:textId="5C4F92EB" w:rsidR="00337C93" w:rsidRPr="00F13D12" w:rsidRDefault="00254DFD">
      <w:pPr>
        <w:spacing w:after="0" w:line="240" w:lineRule="auto"/>
        <w:jc w:val="both"/>
        <w:rPr>
          <w:rFonts w:cstheme="minorHAnsi"/>
        </w:rPr>
        <w:pPrChange w:id="15" w:author="Monika Forkiewicz" w:date="2026-01-12T12:43:00Z">
          <w:pPr>
            <w:pStyle w:val="Akapitzlist"/>
            <w:numPr>
              <w:numId w:val="5"/>
            </w:numPr>
            <w:spacing w:after="0" w:line="240" w:lineRule="auto"/>
            <w:ind w:left="714" w:hanging="357"/>
            <w:jc w:val="both"/>
          </w:pPr>
        </w:pPrChange>
      </w:pPr>
      <w:ins w:id="16" w:author="Monika Forkiewicz" w:date="2026-01-12T12:43:00Z">
        <w:r w:rsidRPr="00F13D12">
          <w:rPr>
            <w:rFonts w:cstheme="minorHAnsi"/>
          </w:rPr>
          <w:t xml:space="preserve">4. </w:t>
        </w:r>
      </w:ins>
      <w:r w:rsidR="00337C93" w:rsidRPr="00F13D12">
        <w:rPr>
          <w:rFonts w:cstheme="minorHAnsi"/>
        </w:rPr>
        <w:t>Uczestnik udziela Organizatorowi zgody na informowanie o Projektach stworzonych w czasie Hackathonu, fotografowanie oraz nagrywanie Projektów oraz wykorzystanie wszelkich nośników ukazujących Projekty dla celów wewnętrznych oraz promocyjnych, w tym na stronach internetowych Organizatora i w mediach społecznościowych Organizatora.</w:t>
      </w:r>
    </w:p>
    <w:p w14:paraId="505EC363" w14:textId="08A5EFDC" w:rsidR="00337C93" w:rsidRPr="003E0F8E" w:rsidRDefault="00254DFD">
      <w:pPr>
        <w:spacing w:after="0" w:line="240" w:lineRule="auto"/>
        <w:jc w:val="both"/>
        <w:rPr>
          <w:rFonts w:cstheme="minorHAnsi"/>
        </w:rPr>
        <w:pPrChange w:id="17" w:author="Monika Forkiewicz" w:date="2026-01-12T12:44:00Z">
          <w:pPr>
            <w:pStyle w:val="Akapitzlist"/>
            <w:numPr>
              <w:numId w:val="5"/>
            </w:numPr>
            <w:spacing w:after="0" w:line="240" w:lineRule="auto"/>
            <w:ind w:left="714" w:hanging="357"/>
            <w:jc w:val="both"/>
          </w:pPr>
        </w:pPrChange>
      </w:pPr>
      <w:ins w:id="18" w:author="Monika Forkiewicz" w:date="2026-01-12T12:44:00Z">
        <w:r>
          <w:rPr>
            <w:rFonts w:cstheme="minorHAnsi"/>
          </w:rPr>
          <w:t xml:space="preserve">5. </w:t>
        </w:r>
      </w:ins>
      <w:r w:rsidR="00337C93" w:rsidRPr="00254DFD">
        <w:rPr>
          <w:rFonts w:cstheme="minorHAnsi"/>
        </w:rPr>
        <w:t>Uczestnik ponosi odpowiedzialność wobec Organizatora za wszelkie wady prawne Projektu, w szczególności za ewentualne roszczenia osób trzecich, wynikające z naruszenia praw autorskich i innych praw osób trzecich. W przyp</w:t>
      </w:r>
      <w:r w:rsidR="00337C93" w:rsidRPr="002F3960">
        <w:rPr>
          <w:rFonts w:cstheme="minorHAnsi"/>
        </w:rPr>
        <w:t xml:space="preserve">adku skierowania z tego tytułu roszczeń przeciwko Organizatorowi, Uczestnik zobowiązuje się do ich całkowitego zaspokojenia oraz zwolnienia Organizatora od obowiązku świadczenia. </w:t>
      </w:r>
    </w:p>
    <w:p w14:paraId="5E7A8CA6" w14:textId="2BAB41AB" w:rsidR="00337C93" w:rsidRPr="006C5D00" w:rsidRDefault="00254DFD">
      <w:pPr>
        <w:pStyle w:val="Akapitzlist"/>
        <w:spacing w:after="0" w:line="240" w:lineRule="auto"/>
        <w:ind w:left="714"/>
        <w:jc w:val="both"/>
        <w:rPr>
          <w:rFonts w:cstheme="minorHAnsi"/>
        </w:rPr>
        <w:pPrChange w:id="19" w:author="Monika Forkiewicz" w:date="2026-01-12T12:44:00Z">
          <w:pPr>
            <w:pStyle w:val="Akapitzlist"/>
            <w:numPr>
              <w:numId w:val="5"/>
            </w:numPr>
            <w:spacing w:after="0" w:line="240" w:lineRule="auto"/>
            <w:ind w:left="714" w:hanging="357"/>
            <w:jc w:val="both"/>
          </w:pPr>
        </w:pPrChange>
      </w:pPr>
      <w:ins w:id="20" w:author="Monika Forkiewicz" w:date="2026-01-12T12:44:00Z">
        <w:r>
          <w:rPr>
            <w:rFonts w:cstheme="minorHAnsi"/>
          </w:rPr>
          <w:t xml:space="preserve">6. </w:t>
        </w:r>
      </w:ins>
      <w:r w:rsidR="00337C93" w:rsidRPr="006C5D00">
        <w:rPr>
          <w:rFonts w:cstheme="minorHAnsi"/>
        </w:rPr>
        <w:t>Przebieg Hackathonu będzie rejestrowany (nagranie, fotografie). Materiały z Hackathonu będą publikowane na stronach internetowych Organizatora oraz w mediach społecznościowych Organizatora.</w:t>
      </w:r>
    </w:p>
    <w:p w14:paraId="1E72946C" w14:textId="06D1D08F" w:rsidR="00337C93" w:rsidRPr="006C5D00" w:rsidRDefault="00254DFD">
      <w:pPr>
        <w:pStyle w:val="Akapitzlist"/>
        <w:spacing w:after="0" w:line="240" w:lineRule="auto"/>
        <w:ind w:left="714"/>
        <w:jc w:val="both"/>
        <w:rPr>
          <w:rFonts w:cstheme="minorHAnsi"/>
        </w:rPr>
        <w:pPrChange w:id="21" w:author="Monika Forkiewicz" w:date="2026-01-12T12:44:00Z">
          <w:pPr>
            <w:pStyle w:val="Akapitzlist"/>
            <w:numPr>
              <w:numId w:val="5"/>
            </w:numPr>
            <w:spacing w:after="0" w:line="240" w:lineRule="auto"/>
            <w:ind w:left="714" w:hanging="357"/>
            <w:jc w:val="both"/>
          </w:pPr>
        </w:pPrChange>
      </w:pPr>
      <w:ins w:id="22" w:author="Monika Forkiewicz" w:date="2026-01-12T12:44:00Z">
        <w:r>
          <w:rPr>
            <w:rFonts w:cstheme="minorHAnsi"/>
          </w:rPr>
          <w:t xml:space="preserve">7. </w:t>
        </w:r>
      </w:ins>
      <w:r w:rsidR="00337C93" w:rsidRPr="006C5D00">
        <w:rPr>
          <w:rFonts w:cstheme="minorHAnsi"/>
        </w:rPr>
        <w:t xml:space="preserve">Każdy Uczestnik z chwilą dokonania rejestracji na I2I </w:t>
      </w:r>
      <w:r w:rsidR="00337C93" w:rsidRPr="006C5D00">
        <w:rPr>
          <w:rFonts w:cstheme="minorHAnsi"/>
          <w:highlight w:val="white"/>
        </w:rPr>
        <w:t xml:space="preserve">wyraża - zgodnie z </w:t>
      </w:r>
      <w:r w:rsidR="00337C93" w:rsidRPr="006C5D00">
        <w:rPr>
          <w:rFonts w:cstheme="minorHAnsi"/>
        </w:rPr>
        <w:t>art. 81 ust. 1 z dnia 4 lutego 1994 r. o prawie autorskim i prawach pokrewnych - zgodę na wykorzystanie wizerunku Uczestnika przez Organizatora poprzez:</w:t>
      </w:r>
    </w:p>
    <w:p w14:paraId="2CB4BE17" w14:textId="77777777" w:rsidR="00337C93" w:rsidRDefault="00337C93" w:rsidP="00337C93">
      <w:pPr>
        <w:pStyle w:val="Akapitzlist"/>
        <w:numPr>
          <w:ilvl w:val="1"/>
          <w:numId w:val="17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utrwalanie wizerunku Uczestnika w formie zdjęć lub materiału audiowizualnego z I2I,</w:t>
      </w:r>
    </w:p>
    <w:p w14:paraId="2CED3D71" w14:textId="77777777" w:rsidR="00337C93" w:rsidRPr="006C5D00" w:rsidRDefault="00337C93" w:rsidP="00337C93">
      <w:pPr>
        <w:pStyle w:val="Akapitzlist"/>
        <w:numPr>
          <w:ilvl w:val="1"/>
          <w:numId w:val="17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publikację wizerunku Uczestnika w materiałach zapowiadających i promujących I2I,</w:t>
      </w:r>
    </w:p>
    <w:p w14:paraId="245ADDA9" w14:textId="3F7E3147" w:rsidR="00337C93" w:rsidRPr="00B112FC" w:rsidRDefault="00300117" w:rsidP="00337C93">
      <w:pPr>
        <w:pStyle w:val="Akapitzlist"/>
        <w:numPr>
          <w:ilvl w:val="1"/>
          <w:numId w:val="17"/>
        </w:numPr>
        <w:spacing w:after="0" w:line="240" w:lineRule="auto"/>
        <w:jc w:val="both"/>
        <w:rPr>
          <w:rFonts w:cstheme="minorHAnsi"/>
        </w:rPr>
      </w:pPr>
      <w:ins w:id="23" w:author="Mikołaj Szatkowski" w:date="2026-01-13T15:51:00Z" w16du:dateUtc="2026-01-13T14:51:00Z">
        <w:r>
          <w:rPr>
            <w:rFonts w:cstheme="minorHAnsi"/>
          </w:rPr>
          <w:t xml:space="preserve">rozpowszechnianie i </w:t>
        </w:r>
      </w:ins>
      <w:r w:rsidR="00337C93" w:rsidRPr="006C5D00">
        <w:rPr>
          <w:rFonts w:cstheme="minorHAnsi"/>
        </w:rPr>
        <w:t xml:space="preserve">publikację relacji z I2I w formie zdjęć lub materiału audiowizualnego przez </w:t>
      </w:r>
      <w:r w:rsidR="00337C93" w:rsidRPr="00B112FC">
        <w:rPr>
          <w:rFonts w:cstheme="minorHAnsi"/>
        </w:rPr>
        <w:t>Organizatora na potrzeby promocji I2I oraz sprawozdania z jego przebiegu</w:t>
      </w:r>
    </w:p>
    <w:p w14:paraId="4CF66C6B" w14:textId="08E5917C" w:rsidR="00337C93" w:rsidRPr="006C5D00" w:rsidRDefault="00337C93" w:rsidP="00337C93">
      <w:pPr>
        <w:pStyle w:val="Akapitzlist"/>
        <w:jc w:val="both"/>
        <w:rPr>
          <w:rFonts w:cstheme="minorHAnsi"/>
        </w:rPr>
      </w:pPr>
      <w:r w:rsidRPr="00B112FC">
        <w:rPr>
          <w:rFonts w:cstheme="minorHAnsi"/>
        </w:rPr>
        <w:t xml:space="preserve">na stronach www, w powstałych publikacjach oraz za pośrednictwem wszelkich pozostałych mediów/kanałów dystrybucji, </w:t>
      </w:r>
      <w:del w:id="24" w:author="Mikołaj Szatkowski" w:date="2026-01-13T15:40:00Z" w16du:dateUtc="2026-01-13T14:40:00Z">
        <w:r w:rsidRPr="00B112FC" w:rsidDel="00B642F2">
          <w:rPr>
            <w:rFonts w:cstheme="minorHAnsi"/>
          </w:rPr>
          <w:delText xml:space="preserve">ale tylko i wyłącznie </w:delText>
        </w:r>
      </w:del>
      <w:r w:rsidRPr="00B112FC">
        <w:rPr>
          <w:rFonts w:cstheme="minorHAnsi"/>
        </w:rPr>
        <w:t>w kontekście promocji I2I oraz sprawozdania z jego przebiegu</w:t>
      </w:r>
      <w:ins w:id="25" w:author="Mikołaj Szatkowski" w:date="2026-01-13T15:40:00Z" w16du:dateUtc="2026-01-13T14:40:00Z">
        <w:r w:rsidR="00B642F2" w:rsidRPr="00B112FC">
          <w:rPr>
            <w:rFonts w:cstheme="minorHAnsi"/>
          </w:rPr>
          <w:t xml:space="preserve">, jak również </w:t>
        </w:r>
      </w:ins>
      <w:ins w:id="26" w:author="Mikołaj Szatkowski" w:date="2026-01-13T15:41:00Z" w16du:dateUtc="2026-01-13T14:41:00Z">
        <w:r w:rsidR="00B642F2" w:rsidRPr="00B112FC">
          <w:rPr>
            <w:rFonts w:cstheme="minorHAnsi"/>
          </w:rPr>
          <w:t>w materiałach służących promocji działalności Organizato</w:t>
        </w:r>
      </w:ins>
      <w:ins w:id="27" w:author="Mikołaj Szatkowski" w:date="2026-01-13T15:42:00Z" w16du:dateUtc="2026-01-13T14:42:00Z">
        <w:r w:rsidR="00B642F2" w:rsidRPr="00B112FC">
          <w:rPr>
            <w:rFonts w:cstheme="minorHAnsi"/>
          </w:rPr>
          <w:t>ra.</w:t>
        </w:r>
      </w:ins>
      <w:ins w:id="28" w:author="Mikołaj Szatkowski" w:date="2026-01-13T15:45:00Z" w16du:dateUtc="2026-01-13T14:45:00Z">
        <w:r w:rsidR="00B642F2" w:rsidRPr="00B112FC">
          <w:rPr>
            <w:rFonts w:cstheme="minorHAnsi"/>
          </w:rPr>
          <w:t xml:space="preserve">  </w:t>
        </w:r>
      </w:ins>
      <w:del w:id="29" w:author="Mikołaj Szatkowski" w:date="2026-01-13T15:40:00Z" w16du:dateUtc="2026-01-13T14:40:00Z">
        <w:r w:rsidRPr="00B112FC" w:rsidDel="00B642F2">
          <w:rPr>
            <w:rFonts w:cstheme="minorHAnsi"/>
          </w:rPr>
          <w:delText>.</w:delText>
        </w:r>
      </w:del>
    </w:p>
    <w:p w14:paraId="24AA1E6A" w14:textId="6C86A2C6" w:rsidR="00337C93" w:rsidRPr="006C5D00" w:rsidRDefault="00254DFD">
      <w:pPr>
        <w:pStyle w:val="Akapitzlist"/>
        <w:spacing w:after="0" w:line="240" w:lineRule="auto"/>
        <w:ind w:left="1080"/>
        <w:jc w:val="both"/>
        <w:rPr>
          <w:rFonts w:cstheme="minorHAnsi"/>
        </w:rPr>
        <w:pPrChange w:id="30" w:author="Monika Forkiewicz" w:date="2026-01-12T12:44:00Z">
          <w:pPr>
            <w:pStyle w:val="Akapitzlist"/>
            <w:numPr>
              <w:numId w:val="5"/>
            </w:numPr>
            <w:spacing w:after="0" w:line="240" w:lineRule="auto"/>
            <w:ind w:hanging="360"/>
            <w:jc w:val="both"/>
          </w:pPr>
        </w:pPrChange>
      </w:pPr>
      <w:ins w:id="31" w:author="Monika Forkiewicz" w:date="2026-01-12T12:44:00Z">
        <w:r>
          <w:rPr>
            <w:rFonts w:cstheme="minorHAnsi"/>
          </w:rPr>
          <w:t xml:space="preserve">8. </w:t>
        </w:r>
      </w:ins>
      <w:r w:rsidR="00337C93" w:rsidRPr="006C5D00">
        <w:rPr>
          <w:rFonts w:cstheme="minorHAnsi"/>
        </w:rPr>
        <w:t>Opisana powyżej zgoda:</w:t>
      </w:r>
    </w:p>
    <w:p w14:paraId="2D5D7E4F" w14:textId="77777777" w:rsidR="00337C93" w:rsidRPr="006C5D00" w:rsidRDefault="00337C93" w:rsidP="00337C93">
      <w:pPr>
        <w:pStyle w:val="Akapitzlist"/>
        <w:numPr>
          <w:ilvl w:val="1"/>
          <w:numId w:val="18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jest nieodpłatna,</w:t>
      </w:r>
    </w:p>
    <w:p w14:paraId="76C36035" w14:textId="77777777" w:rsidR="00337C93" w:rsidRPr="006C5D00" w:rsidRDefault="00337C93" w:rsidP="00337C93">
      <w:pPr>
        <w:pStyle w:val="Akapitzlist"/>
        <w:numPr>
          <w:ilvl w:val="1"/>
          <w:numId w:val="18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nie jest ograniczona czasowo ani terytorialn</w:t>
      </w:r>
      <w:r>
        <w:rPr>
          <w:rFonts w:cstheme="minorHAnsi"/>
        </w:rPr>
        <w:t>i</w:t>
      </w:r>
      <w:r w:rsidRPr="006C5D00">
        <w:rPr>
          <w:rFonts w:cstheme="minorHAnsi"/>
        </w:rPr>
        <w:t>e,</w:t>
      </w:r>
    </w:p>
    <w:p w14:paraId="404EC458" w14:textId="77777777" w:rsidR="00337C93" w:rsidRPr="006C5D00" w:rsidRDefault="00337C93" w:rsidP="00337C93">
      <w:pPr>
        <w:pStyle w:val="Akapitzlist"/>
        <w:numPr>
          <w:ilvl w:val="1"/>
          <w:numId w:val="18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dotyczy wszelkich zdjęć oraz materiałów audiowizualnych z udziałem Uczestnika wykonanych / zarejestrowanych w czasie trwania I2I;</w:t>
      </w:r>
    </w:p>
    <w:p w14:paraId="28CF3DCF" w14:textId="77777777" w:rsidR="00337C93" w:rsidRPr="006C5D00" w:rsidRDefault="00337C93" w:rsidP="00337C93">
      <w:pPr>
        <w:pStyle w:val="Akapitzlist"/>
        <w:numPr>
          <w:ilvl w:val="1"/>
          <w:numId w:val="18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obejmuje wykorzystanie wizerunku Uczestnika do różnego rodzaju form elektronicznego przetwarzania obrazu, kadrowania i kompozycji, bez obowiązku akceptacji produktu końcowego, lecz nie w formach obraźliwych lub ogólnie uznanych za nieetyczne;</w:t>
      </w:r>
    </w:p>
    <w:p w14:paraId="3182FFDF" w14:textId="77777777" w:rsidR="00337C93" w:rsidRPr="006C5D00" w:rsidRDefault="00337C93" w:rsidP="00337C93">
      <w:pPr>
        <w:pStyle w:val="Akapitzlist"/>
        <w:numPr>
          <w:ilvl w:val="1"/>
          <w:numId w:val="18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jest jednoznaczna ze zrzeczeniem się przez Uczestnika wszelkich roszczeń względem Organizatora z tytułu wykorzystania wizerunku Uczestnika zgodnie z niniejszą zgodą.</w:t>
      </w:r>
    </w:p>
    <w:p w14:paraId="099EE768" w14:textId="77777777" w:rsidR="00337C93" w:rsidRDefault="00337C93" w:rsidP="00337C93">
      <w:pPr>
        <w:spacing w:after="0" w:line="240" w:lineRule="auto"/>
        <w:jc w:val="center"/>
        <w:rPr>
          <w:rFonts w:cstheme="minorHAnsi"/>
          <w:b/>
          <w:bCs/>
        </w:rPr>
      </w:pPr>
    </w:p>
    <w:p w14:paraId="302028A5" w14:textId="77777777" w:rsidR="00337C93" w:rsidRPr="006C5D00" w:rsidRDefault="00337C93" w:rsidP="00337C93">
      <w:pPr>
        <w:spacing w:after="0" w:line="240" w:lineRule="auto"/>
        <w:jc w:val="center"/>
        <w:rPr>
          <w:rFonts w:cstheme="minorHAnsi"/>
          <w:b/>
          <w:bCs/>
        </w:rPr>
      </w:pPr>
      <w:r w:rsidRPr="006C5D00">
        <w:rPr>
          <w:rFonts w:cstheme="minorHAnsi"/>
          <w:b/>
          <w:bCs/>
        </w:rPr>
        <w:t>§9. Przetwarzanie danych osobowych</w:t>
      </w:r>
    </w:p>
    <w:p w14:paraId="5CC40DB1" w14:textId="77777777" w:rsidR="00337C93" w:rsidRPr="006C5D00" w:rsidRDefault="00337C93" w:rsidP="00337C93">
      <w:pPr>
        <w:spacing w:after="0" w:line="240" w:lineRule="auto"/>
        <w:rPr>
          <w:rFonts w:cstheme="minorHAnsi"/>
        </w:rPr>
      </w:pPr>
    </w:p>
    <w:p w14:paraId="684E31A4" w14:textId="551733A1" w:rsidR="00337C93" w:rsidRDefault="00337C93" w:rsidP="00337C93">
      <w:pPr>
        <w:pStyle w:val="Akapitzlist"/>
        <w:numPr>
          <w:ilvl w:val="0"/>
          <w:numId w:val="19"/>
        </w:numPr>
        <w:spacing w:after="0" w:line="240" w:lineRule="auto"/>
        <w:jc w:val="both"/>
        <w:rPr>
          <w:ins w:id="32" w:author="Monika Forkiewicz" w:date="2026-01-12T12:59:00Z"/>
          <w:rFonts w:cstheme="minorHAnsi"/>
        </w:rPr>
      </w:pPr>
      <w:r w:rsidRPr="006C5D00">
        <w:rPr>
          <w:rFonts w:cstheme="minorHAnsi"/>
        </w:rPr>
        <w:t>Organizator w celu organizacji Hackathonu, współpracy przy tworzeniu Projektów</w:t>
      </w:r>
      <w:r>
        <w:rPr>
          <w:rFonts w:cstheme="minorHAnsi"/>
        </w:rPr>
        <w:t xml:space="preserve">, </w:t>
      </w:r>
      <w:r w:rsidRPr="006C5D00">
        <w:rPr>
          <w:rFonts w:cstheme="minorHAnsi"/>
        </w:rPr>
        <w:t xml:space="preserve">przyznania i przekazania nagród </w:t>
      </w:r>
      <w:r>
        <w:rPr>
          <w:rFonts w:cstheme="minorHAnsi"/>
        </w:rPr>
        <w:t xml:space="preserve">oraz publikacji informacji o laureatach </w:t>
      </w:r>
      <w:r w:rsidRPr="006C5D00">
        <w:rPr>
          <w:rFonts w:cstheme="minorHAnsi"/>
        </w:rPr>
        <w:t>przetwarza dane osobowe Uczestnika, wobec czego jest Administratorem danych osobowych Uczestnika, zgodnie z Rozporządzeniem Parlamentu Europejskiego i Rady (UE) 2016/679 z dnia 27.04.2016 r. w sprawie ochrony osób fizycznych w związku z przetwarzaniem danych osobowych i w sprawie swobodnego przepływu takich danych oraz uchylenia dyrektywy 95/46/WE (dalej RODO) (Dz. Urz. UE L 119, s. 1).</w:t>
      </w:r>
    </w:p>
    <w:p w14:paraId="76248F1C" w14:textId="337C0343" w:rsidR="0058159C" w:rsidRDefault="0058159C" w:rsidP="00337C93">
      <w:pPr>
        <w:pStyle w:val="Akapitzlist"/>
        <w:numPr>
          <w:ilvl w:val="0"/>
          <w:numId w:val="19"/>
        </w:numPr>
        <w:spacing w:after="0" w:line="240" w:lineRule="auto"/>
        <w:jc w:val="both"/>
        <w:rPr>
          <w:ins w:id="33" w:author="Monika Forkiewicz" w:date="2026-01-12T12:59:00Z"/>
          <w:rFonts w:cstheme="minorHAnsi"/>
        </w:rPr>
      </w:pPr>
      <w:ins w:id="34" w:author="Monika Forkiewicz" w:date="2026-01-12T12:59:00Z">
        <w:r>
          <w:rPr>
            <w:rFonts w:cstheme="minorHAnsi"/>
          </w:rPr>
          <w:t xml:space="preserve">Z administratorem można kontaktować </w:t>
        </w:r>
        <w:commentRangeStart w:id="35"/>
        <w:r>
          <w:rPr>
            <w:rFonts w:cstheme="minorHAnsi"/>
          </w:rPr>
          <w:t>się</w:t>
        </w:r>
      </w:ins>
      <w:commentRangeEnd w:id="35"/>
      <w:ins w:id="36" w:author="Monika Forkiewicz" w:date="2026-01-12T13:01:00Z">
        <w:r>
          <w:rPr>
            <w:rStyle w:val="Odwoaniedokomentarza"/>
            <w:rFonts w:cstheme="minorHAnsi"/>
            <w:sz w:val="24"/>
            <w:szCs w:val="24"/>
          </w:rPr>
          <w:commentReference w:id="35"/>
        </w:r>
      </w:ins>
      <w:ins w:id="37" w:author="Monika Forkiewicz" w:date="2026-01-12T12:59:00Z">
        <w:r>
          <w:rPr>
            <w:rFonts w:cstheme="minorHAnsi"/>
          </w:rPr>
          <w:t>:</w:t>
        </w:r>
      </w:ins>
      <w:ins w:id="38" w:author="Monika Forkiewicz" w:date="2026-01-12T13:01:00Z">
        <w:r>
          <w:rPr>
            <w:rFonts w:cstheme="minorHAnsi"/>
          </w:rPr>
          <w:t xml:space="preserve"> </w:t>
        </w:r>
      </w:ins>
    </w:p>
    <w:p w14:paraId="131CE2CF" w14:textId="117D6D8F" w:rsidR="0058159C" w:rsidRDefault="0058159C" w:rsidP="0058159C">
      <w:pPr>
        <w:pStyle w:val="Akapitzlist"/>
        <w:spacing w:after="0" w:line="240" w:lineRule="auto"/>
        <w:jc w:val="both"/>
        <w:rPr>
          <w:ins w:id="39" w:author="Monika Forkiewicz" w:date="2026-01-12T13:00:00Z"/>
          <w:rFonts w:cstheme="minorHAnsi"/>
        </w:rPr>
      </w:pPr>
      <w:ins w:id="40" w:author="Monika Forkiewicz" w:date="2026-01-12T12:59:00Z">
        <w:r>
          <w:rPr>
            <w:rFonts w:cstheme="minorHAnsi"/>
          </w:rPr>
          <w:t>1) l</w:t>
        </w:r>
      </w:ins>
      <w:ins w:id="41" w:author="Monika Forkiewicz" w:date="2026-01-12T13:00:00Z">
        <w:r>
          <w:rPr>
            <w:rFonts w:cstheme="minorHAnsi"/>
          </w:rPr>
          <w:t>istownie……..</w:t>
        </w:r>
      </w:ins>
    </w:p>
    <w:p w14:paraId="13E0B243" w14:textId="1682D041" w:rsidR="0058159C" w:rsidRPr="006C5D00" w:rsidRDefault="0058159C">
      <w:pPr>
        <w:pStyle w:val="Akapitzlist"/>
        <w:spacing w:after="0" w:line="240" w:lineRule="auto"/>
        <w:jc w:val="both"/>
        <w:rPr>
          <w:rFonts w:cstheme="minorHAnsi"/>
        </w:rPr>
        <w:pPrChange w:id="42" w:author="Monika Forkiewicz" w:date="2026-01-12T12:59:00Z">
          <w:pPr>
            <w:pStyle w:val="Akapitzlist"/>
            <w:numPr>
              <w:numId w:val="19"/>
            </w:numPr>
            <w:spacing w:after="0" w:line="240" w:lineRule="auto"/>
            <w:ind w:hanging="360"/>
            <w:jc w:val="both"/>
          </w:pPr>
        </w:pPrChange>
      </w:pPr>
      <w:ins w:id="43" w:author="Monika Forkiewicz" w:date="2026-01-12T13:00:00Z">
        <w:r>
          <w:rPr>
            <w:rFonts w:cstheme="minorHAnsi"/>
          </w:rPr>
          <w:t>2) przez .......</w:t>
        </w:r>
      </w:ins>
    </w:p>
    <w:p w14:paraId="1AD34177" w14:textId="77777777" w:rsidR="00337C93" w:rsidRPr="006C5D00" w:rsidRDefault="00337C93" w:rsidP="00337C93">
      <w:pPr>
        <w:pStyle w:val="Akapitzlist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Hackathon przeznaczony jest dla osób pełnoletnich, wobec czego Administrator nie gromadzi i nie przetwarza danych osobowych osób małoletnich.</w:t>
      </w:r>
    </w:p>
    <w:p w14:paraId="35832063" w14:textId="77777777" w:rsidR="00337C93" w:rsidRPr="006C5D00" w:rsidRDefault="00337C93" w:rsidP="00337C93">
      <w:pPr>
        <w:pStyle w:val="Akapitzlist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Administrator w ramach organizacji Hackathonu, współpracy przy tworzeniu Projektów</w:t>
      </w:r>
      <w:r>
        <w:rPr>
          <w:rFonts w:cstheme="minorHAnsi"/>
        </w:rPr>
        <w:t xml:space="preserve">, </w:t>
      </w:r>
      <w:r w:rsidRPr="006C5D00">
        <w:rPr>
          <w:rFonts w:cstheme="minorHAnsi"/>
        </w:rPr>
        <w:t>przyznania i przekazania nagród</w:t>
      </w:r>
      <w:r>
        <w:rPr>
          <w:rFonts w:cstheme="minorHAnsi"/>
        </w:rPr>
        <w:t xml:space="preserve"> oraz publikacji informacji o laureatach</w:t>
      </w:r>
      <w:r w:rsidRPr="006C5D00">
        <w:rPr>
          <w:rFonts w:cstheme="minorHAnsi"/>
        </w:rPr>
        <w:t xml:space="preserve"> może gromadzić i przetwarzać następujące dane osobowe:</w:t>
      </w:r>
    </w:p>
    <w:p w14:paraId="027E4B9D" w14:textId="77777777" w:rsidR="00337C93" w:rsidRPr="006C5D00" w:rsidRDefault="00337C93" w:rsidP="00337C93">
      <w:pPr>
        <w:pStyle w:val="Akapitzlist"/>
        <w:numPr>
          <w:ilvl w:val="1"/>
          <w:numId w:val="6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Dane identyfikacyjne (imię, nazwisko),</w:t>
      </w:r>
    </w:p>
    <w:p w14:paraId="42276AC0" w14:textId="77777777" w:rsidR="00337C93" w:rsidRPr="006C5D00" w:rsidRDefault="00337C93" w:rsidP="00337C93">
      <w:pPr>
        <w:pStyle w:val="Akapitzlist"/>
        <w:numPr>
          <w:ilvl w:val="1"/>
          <w:numId w:val="6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Dane kontaktowe (adres e-mail, numer telefonu),</w:t>
      </w:r>
    </w:p>
    <w:p w14:paraId="7D3721BD" w14:textId="77777777" w:rsidR="00337C93" w:rsidRPr="006C5D00" w:rsidRDefault="00337C93" w:rsidP="00337C93">
      <w:pPr>
        <w:pStyle w:val="Akapitzlist"/>
        <w:numPr>
          <w:ilvl w:val="1"/>
          <w:numId w:val="6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nazwa uczelni, rok i kierunek studiów,</w:t>
      </w:r>
    </w:p>
    <w:p w14:paraId="47164646" w14:textId="77777777" w:rsidR="00337C93" w:rsidRPr="006C5D00" w:rsidRDefault="00337C93" w:rsidP="00337C93">
      <w:pPr>
        <w:pStyle w:val="Akapitzlist"/>
        <w:numPr>
          <w:ilvl w:val="1"/>
          <w:numId w:val="6"/>
        </w:numPr>
        <w:spacing w:after="0" w:line="240" w:lineRule="auto"/>
        <w:jc w:val="both"/>
        <w:rPr>
          <w:rFonts w:cstheme="minorHAnsi"/>
          <w:b/>
          <w:bCs/>
        </w:rPr>
      </w:pPr>
      <w:r w:rsidRPr="006C5D00">
        <w:rPr>
          <w:rFonts w:cstheme="minorHAnsi"/>
        </w:rPr>
        <w:t>numer albumu.</w:t>
      </w:r>
    </w:p>
    <w:p w14:paraId="3C92B396" w14:textId="77777777" w:rsidR="00337C93" w:rsidRPr="006C5D00" w:rsidRDefault="00337C93" w:rsidP="00337C93">
      <w:pPr>
        <w:pStyle w:val="Akapitzlist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Podstawą przetwarzania danych osobowych jest:</w:t>
      </w:r>
    </w:p>
    <w:p w14:paraId="63005842" w14:textId="77777777" w:rsidR="00337C93" w:rsidRPr="006C5D00" w:rsidRDefault="00337C93" w:rsidP="00337C93">
      <w:pPr>
        <w:pStyle w:val="Akapitzlist"/>
        <w:numPr>
          <w:ilvl w:val="1"/>
          <w:numId w:val="7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zgoda Uczestnika (art. 6 ust. 1 lit a RODO),</w:t>
      </w:r>
    </w:p>
    <w:p w14:paraId="1F46C2DB" w14:textId="77777777" w:rsidR="00337C93" w:rsidRPr="006C5D00" w:rsidRDefault="00337C93" w:rsidP="00337C93">
      <w:pPr>
        <w:pStyle w:val="Akapitzlist"/>
        <w:numPr>
          <w:ilvl w:val="1"/>
          <w:numId w:val="7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prawnie uzasadniony interes Administratora (art. 6 ust. 1 lit f RODO).</w:t>
      </w:r>
    </w:p>
    <w:p w14:paraId="78AE0E17" w14:textId="77777777" w:rsidR="00337C93" w:rsidRPr="006C5D00" w:rsidRDefault="00337C93" w:rsidP="00337C93">
      <w:pPr>
        <w:pStyle w:val="Akapitzlist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Dane osobowe będą przechowywane przez okres trwania Hackathonu oraz czas niezbędny do realizacji / dochodzenia roszczeń związanych z organizacją Hackathonu, w tym przez okres przedawnienia ewentualnych roszczeń podatkowych, skarbowych lub cywilnych przeciw Administratorowi.</w:t>
      </w:r>
    </w:p>
    <w:p w14:paraId="485F93F2" w14:textId="77777777" w:rsidR="00337C93" w:rsidRPr="006C5D00" w:rsidRDefault="00337C93" w:rsidP="00337C93">
      <w:pPr>
        <w:pStyle w:val="Akapitzlist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Uczestnik w każdej chwili może</w:t>
      </w:r>
    </w:p>
    <w:p w14:paraId="15BB940B" w14:textId="77777777" w:rsidR="00337C93" w:rsidRPr="006C5D00" w:rsidRDefault="00337C93" w:rsidP="00337C93">
      <w:pPr>
        <w:pStyle w:val="Akapitzlist"/>
        <w:numPr>
          <w:ilvl w:val="1"/>
          <w:numId w:val="8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zażądać dostępu do własnych danych osobowych, sprostowania ich, usunięcia lub ograniczenia przetwarzania,</w:t>
      </w:r>
    </w:p>
    <w:p w14:paraId="582B1767" w14:textId="77777777" w:rsidR="00337C93" w:rsidRPr="006C5D00" w:rsidRDefault="00337C93" w:rsidP="00337C93">
      <w:pPr>
        <w:pStyle w:val="Akapitzlist"/>
        <w:numPr>
          <w:ilvl w:val="1"/>
          <w:numId w:val="8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wnieść sprzeciw wobec przetwarzania danych oraz skorzystać z prawa do przenoszenia danych,</w:t>
      </w:r>
    </w:p>
    <w:p w14:paraId="082DA71C" w14:textId="77777777" w:rsidR="00337C93" w:rsidRPr="006C5D00" w:rsidRDefault="00337C93" w:rsidP="00337C93">
      <w:pPr>
        <w:pStyle w:val="Akapitzlist"/>
        <w:numPr>
          <w:ilvl w:val="1"/>
          <w:numId w:val="8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cofnąć zgodę na przetwarzanie danych bez wpływu na zgodność z prawem przetwarzania danych osobowych, którego dokonano na podstawie zgody przed jej cofnięciem,</w:t>
      </w:r>
    </w:p>
    <w:p w14:paraId="5A7084BC" w14:textId="0D87C61F" w:rsidR="00337C93" w:rsidRPr="006C5D00" w:rsidRDefault="00337C93" w:rsidP="00337C93">
      <w:pPr>
        <w:pStyle w:val="Akapitzlist"/>
        <w:numPr>
          <w:ilvl w:val="1"/>
          <w:numId w:val="8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wnieść skargę do organu nadzorczego</w:t>
      </w:r>
      <w:r w:rsidR="00E1088E">
        <w:rPr>
          <w:rFonts w:cstheme="minorHAnsi"/>
        </w:rPr>
        <w:t xml:space="preserve"> </w:t>
      </w:r>
      <w:r w:rsidR="0058159C">
        <w:rPr>
          <w:rFonts w:cstheme="minorHAnsi"/>
        </w:rPr>
        <w:t>-</w:t>
      </w:r>
      <w:r w:rsidR="00E1088E">
        <w:rPr>
          <w:rFonts w:cstheme="minorHAnsi"/>
        </w:rPr>
        <w:t xml:space="preserve"> </w:t>
      </w:r>
      <w:r w:rsidR="0058159C">
        <w:rPr>
          <w:rFonts w:cstheme="minorHAnsi"/>
        </w:rPr>
        <w:t>Prezesa Urzędu Ochrony Danych Osobowych</w:t>
      </w:r>
      <w:r w:rsidRPr="006C5D00">
        <w:rPr>
          <w:rFonts w:cstheme="minorHAnsi"/>
        </w:rPr>
        <w:t>.</w:t>
      </w:r>
    </w:p>
    <w:p w14:paraId="29A0F68B" w14:textId="1C6C90FD" w:rsidR="00337C93" w:rsidRDefault="00337C93" w:rsidP="00337C93">
      <w:pPr>
        <w:pStyle w:val="Akapitzlist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Dane osobowe powierzone Administratorowi nie będą wykorzystane do zautomatyzowanego podejmowania decyzji.</w:t>
      </w:r>
    </w:p>
    <w:p w14:paraId="24650B2A" w14:textId="38DFB59B" w:rsidR="002F3960" w:rsidRDefault="002F3960" w:rsidP="002F3960">
      <w:pPr>
        <w:pStyle w:val="Akapitzlist"/>
        <w:numPr>
          <w:ilvl w:val="0"/>
          <w:numId w:val="19"/>
        </w:numPr>
        <w:spacing w:line="259" w:lineRule="auto"/>
      </w:pPr>
      <w:r>
        <w:t xml:space="preserve">Podanie danych jest dobrowolne jednakże jest warunkiem koniecznym udziału w </w:t>
      </w:r>
      <w:r w:rsidRPr="006C5D00">
        <w:rPr>
          <w:rFonts w:cstheme="minorHAnsi"/>
        </w:rPr>
        <w:t>Hackathon</w:t>
      </w:r>
      <w:r>
        <w:rPr>
          <w:rFonts w:cstheme="minorHAnsi"/>
        </w:rPr>
        <w:t>ie</w:t>
      </w:r>
      <w:r>
        <w:t>, a odmowa ich podania jest równoznaczna z brakiem możliwości w nim udziału.</w:t>
      </w:r>
    </w:p>
    <w:p w14:paraId="0C02F8EE" w14:textId="77777777" w:rsidR="002F3960" w:rsidRPr="006C5D00" w:rsidRDefault="002F3960" w:rsidP="00991A9F">
      <w:pPr>
        <w:pStyle w:val="Akapitzlist"/>
        <w:spacing w:after="0" w:line="240" w:lineRule="auto"/>
        <w:jc w:val="both"/>
        <w:rPr>
          <w:rFonts w:cstheme="minorHAnsi"/>
        </w:rPr>
      </w:pPr>
    </w:p>
    <w:p w14:paraId="1F1EE899" w14:textId="77777777" w:rsidR="00337C93" w:rsidRPr="006C5D00" w:rsidRDefault="00337C93" w:rsidP="00337C93">
      <w:pPr>
        <w:spacing w:after="0" w:line="240" w:lineRule="auto"/>
        <w:rPr>
          <w:rFonts w:cstheme="minorHAnsi"/>
        </w:rPr>
      </w:pPr>
    </w:p>
    <w:p w14:paraId="7FCDEE99" w14:textId="77777777" w:rsidR="00337C93" w:rsidRPr="006C5D00" w:rsidRDefault="00337C93" w:rsidP="00337C93">
      <w:pPr>
        <w:spacing w:after="0" w:line="240" w:lineRule="auto"/>
        <w:jc w:val="center"/>
        <w:rPr>
          <w:rFonts w:cstheme="minorHAnsi"/>
          <w:b/>
          <w:bCs/>
        </w:rPr>
      </w:pPr>
      <w:r w:rsidRPr="006C5D00">
        <w:rPr>
          <w:rFonts w:cstheme="minorHAnsi"/>
          <w:b/>
          <w:bCs/>
        </w:rPr>
        <w:t>§10. Odwołanie wydarzenia, reklamacje i postanowienia końcowe</w:t>
      </w:r>
    </w:p>
    <w:p w14:paraId="1A476C8E" w14:textId="77777777" w:rsidR="00337C93" w:rsidRPr="006C5D00" w:rsidRDefault="00337C93" w:rsidP="00337C93">
      <w:pPr>
        <w:spacing w:after="0" w:line="240" w:lineRule="auto"/>
        <w:rPr>
          <w:rFonts w:cstheme="minorHAnsi"/>
        </w:rPr>
      </w:pPr>
    </w:p>
    <w:p w14:paraId="411C388F" w14:textId="77777777" w:rsidR="00337C93" w:rsidRPr="006C5D00" w:rsidRDefault="00337C93" w:rsidP="00337C93">
      <w:pPr>
        <w:pStyle w:val="Akapitzlist"/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Organizator zastrzega sobie prawo do odwołania albo zmiany terminu lub miejsca wydarzenia. Może to nastąpić:</w:t>
      </w:r>
    </w:p>
    <w:p w14:paraId="72B2AFE5" w14:textId="77777777" w:rsidR="00337C93" w:rsidRPr="006C5D00" w:rsidRDefault="00337C93" w:rsidP="00337C93">
      <w:pPr>
        <w:pStyle w:val="Akapitzlist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 xml:space="preserve">z ważnych przyczyn, </w:t>
      </w:r>
      <w:r>
        <w:rPr>
          <w:rFonts w:cstheme="minorHAnsi"/>
        </w:rPr>
        <w:t xml:space="preserve">w szczególności takich, </w:t>
      </w:r>
      <w:r w:rsidRPr="006C5D00">
        <w:rPr>
          <w:rFonts w:cstheme="minorHAnsi"/>
        </w:rPr>
        <w:t>których na dzień udostępniania Regulaminu i pierwszego ogłoszenia o I2I nie dało się przewidzieć lub</w:t>
      </w:r>
    </w:p>
    <w:p w14:paraId="4C12DE40" w14:textId="77777777" w:rsidR="00337C93" w:rsidRPr="006C5D00" w:rsidRDefault="00337C93" w:rsidP="00337C93">
      <w:pPr>
        <w:pStyle w:val="Akapitzlist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w przypadku wycofania się Beneficjentów lub Uczestników w takiej ilości, że przeprowadzenie Hackathonu będzie niemożliwe lub z wysokim prawdopodobieństwem nie osiągnie się zamierzonego celu wydarzenia.</w:t>
      </w:r>
    </w:p>
    <w:p w14:paraId="0AE5130C" w14:textId="77777777" w:rsidR="00337C93" w:rsidRPr="00D80D0B" w:rsidRDefault="00337C93" w:rsidP="00337C93">
      <w:pPr>
        <w:pStyle w:val="Akapitzlist"/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D80D0B">
        <w:rPr>
          <w:rFonts w:cstheme="minorHAnsi"/>
        </w:rPr>
        <w:t>O odwołaniu albo zmianie terminu lub miejsca wydarzenia Organizator niezwłocznie poinformuje Uczestników.</w:t>
      </w:r>
    </w:p>
    <w:p w14:paraId="11186604" w14:textId="77777777" w:rsidR="00337C93" w:rsidRPr="00D80D0B" w:rsidRDefault="00337C93" w:rsidP="00337C9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kern w:val="0"/>
          <w:lang w:eastAsia="pl-PL"/>
          <w14:ligatures w14:val="none"/>
        </w:rPr>
      </w:pPr>
      <w:r w:rsidRPr="00D80D0B">
        <w:rPr>
          <w:rFonts w:eastAsia="Times New Roman" w:cstheme="minorHAnsi"/>
          <w:color w:val="000000"/>
          <w:kern w:val="0"/>
          <w:lang w:eastAsia="pl-PL"/>
          <w14:ligatures w14:val="none"/>
        </w:rPr>
        <w:t>Organizator nie ponosi odpowiedzialności</w:t>
      </w:r>
      <w:r>
        <w:rPr>
          <w:rFonts w:eastAsia="Times New Roman" w:cstheme="minorHAnsi"/>
          <w:color w:val="000000"/>
          <w:kern w:val="0"/>
          <w:lang w:eastAsia="pl-PL"/>
          <w14:ligatures w14:val="none"/>
        </w:rPr>
        <w:t xml:space="preserve"> </w:t>
      </w:r>
      <w:r w:rsidRPr="00D80D0B">
        <w:rPr>
          <w:rFonts w:eastAsia="Times New Roman" w:cstheme="minorHAnsi"/>
          <w:color w:val="000000"/>
          <w:kern w:val="0"/>
          <w:lang w:eastAsia="pl-PL"/>
          <w14:ligatures w14:val="none"/>
        </w:rPr>
        <w:t>z</w:t>
      </w:r>
      <w:r>
        <w:rPr>
          <w:rFonts w:eastAsia="Times New Roman" w:cstheme="minorHAnsi"/>
          <w:color w:val="000000"/>
          <w:kern w:val="0"/>
          <w:lang w:eastAsia="pl-PL"/>
          <w14:ligatures w14:val="none"/>
        </w:rPr>
        <w:t xml:space="preserve"> tytułu</w:t>
      </w:r>
      <w:r w:rsidRPr="00D80D0B">
        <w:rPr>
          <w:rFonts w:eastAsia="Times New Roman" w:cstheme="minorHAnsi"/>
          <w:color w:val="000000"/>
          <w:kern w:val="0"/>
          <w:lang w:eastAsia="pl-PL"/>
          <w14:ligatures w14:val="none"/>
        </w:rPr>
        <w:t xml:space="preserve"> odwołania </w:t>
      </w:r>
      <w:r>
        <w:rPr>
          <w:rFonts w:eastAsia="Times New Roman" w:cstheme="minorHAnsi"/>
          <w:color w:val="000000"/>
          <w:kern w:val="0"/>
          <w:lang w:eastAsia="pl-PL"/>
          <w14:ligatures w14:val="none"/>
        </w:rPr>
        <w:t>albo</w:t>
      </w:r>
      <w:r w:rsidRPr="00D80D0B">
        <w:rPr>
          <w:rFonts w:eastAsia="Times New Roman" w:cstheme="minorHAnsi"/>
          <w:color w:val="000000"/>
          <w:kern w:val="0"/>
          <w:lang w:eastAsia="pl-PL"/>
          <w14:ligatures w14:val="none"/>
        </w:rPr>
        <w:t xml:space="preserve"> </w:t>
      </w:r>
      <w:r>
        <w:rPr>
          <w:rFonts w:eastAsia="Times New Roman" w:cstheme="minorHAnsi"/>
          <w:color w:val="000000"/>
          <w:kern w:val="0"/>
          <w:lang w:eastAsia="pl-PL"/>
          <w14:ligatures w14:val="none"/>
        </w:rPr>
        <w:t xml:space="preserve">zmiany terminu lub miejsca </w:t>
      </w:r>
      <w:r w:rsidRPr="00D80D0B">
        <w:rPr>
          <w:rFonts w:eastAsia="Times New Roman" w:cstheme="minorHAnsi"/>
          <w:color w:val="000000"/>
          <w:kern w:val="0"/>
          <w:lang w:eastAsia="pl-PL"/>
          <w14:ligatures w14:val="none"/>
        </w:rPr>
        <w:t>Hackathonu, a wszelkie roszczenia z tego tytułu są wyłączone.</w:t>
      </w:r>
    </w:p>
    <w:p w14:paraId="700E52D6" w14:textId="77777777" w:rsidR="00337C93" w:rsidRPr="00D80D0B" w:rsidRDefault="00337C93" w:rsidP="00337C93">
      <w:pPr>
        <w:pStyle w:val="Akapitzlist"/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D80D0B">
        <w:rPr>
          <w:rFonts w:cstheme="minorHAnsi"/>
        </w:rPr>
        <w:t xml:space="preserve">Uczestnik ma prawo złożenia reklamacji dotyczącej Hackathonu w terminie 21 dni od dnia zakończenia wydarzenia. Reklamacje mogą być przesyłane za pośrednictwem poczty elektronicznej na adres </w:t>
      </w:r>
      <w:hyperlink r:id="rId10" w:history="1">
        <w:r w:rsidRPr="00D80D0B">
          <w:rPr>
            <w:rStyle w:val="Hipercze"/>
            <w:rFonts w:cstheme="minorHAnsi"/>
            <w:color w:val="auto"/>
          </w:rPr>
          <w:t>kontakt@infiro.pl</w:t>
        </w:r>
      </w:hyperlink>
      <w:r w:rsidRPr="00D80D0B">
        <w:rPr>
          <w:rFonts w:cstheme="minorHAnsi"/>
        </w:rPr>
        <w:t xml:space="preserve"> lub pisemnie na adres: Fundacja Infiro, ul. Śląska 53/A403A, 81-304 Gdynia.</w:t>
      </w:r>
    </w:p>
    <w:p w14:paraId="708CBC19" w14:textId="77777777" w:rsidR="00337C93" w:rsidRPr="006C5D00" w:rsidRDefault="00337C93" w:rsidP="00337C93">
      <w:pPr>
        <w:pStyle w:val="Akapitzlist"/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Organizator rozpatrzy reklamację i udzieli na nią odpowiedź nie później niż w terminie 14 dni od dnia jej otrzymania.</w:t>
      </w:r>
    </w:p>
    <w:p w14:paraId="6218FBB3" w14:textId="77777777" w:rsidR="00337C93" w:rsidRPr="006C5D00" w:rsidRDefault="00337C93" w:rsidP="00337C93">
      <w:pPr>
        <w:pStyle w:val="Akapitzlist"/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eastAsia="Calibri" w:cstheme="minorHAnsi"/>
        </w:rPr>
        <w:t>Jeśli sposób rozpatrzenia reklamacji nie odpowiada Uczestnikowi może on skorzystać z pozasądowego sposobu rozwiązania sporu, informując Organizatora o tym, że kwestionuje sposób rozpatrzenia reklamacji. Organizator ponownie przystąpi do rozpatrzenia sprawy i w terminie 14 dni udzieli Uczestnikowi informacji o wyniku tych działań.</w:t>
      </w:r>
    </w:p>
    <w:p w14:paraId="737CDC2A" w14:textId="77777777" w:rsidR="00337C93" w:rsidRDefault="00337C93" w:rsidP="00337C93">
      <w:pPr>
        <w:pStyle w:val="Akapitzlist"/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Do Regulaminu stosuje się prawo polskie.</w:t>
      </w:r>
    </w:p>
    <w:p w14:paraId="181724CE" w14:textId="77777777" w:rsidR="00337C93" w:rsidRDefault="00337C93" w:rsidP="00337C93">
      <w:pPr>
        <w:pStyle w:val="Akapitzlist"/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Wszelkie spory dotyczące I2I oraz Regulaminu należy starać się rozwiązać polubownie, a gdy strony sporu nie dojdą do porozumienia właściwy będzie sąd powszechny według przepisów Kodeksu postępowania cywilnego.</w:t>
      </w:r>
    </w:p>
    <w:p w14:paraId="4AEBBBE4" w14:textId="77777777" w:rsidR="00337C93" w:rsidRPr="0044078B" w:rsidRDefault="00337C93" w:rsidP="00337C93">
      <w:pPr>
        <w:pStyle w:val="Akapitzlist"/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6C5D00">
        <w:rPr>
          <w:rFonts w:cstheme="minorHAnsi"/>
        </w:rPr>
        <w:t>Organizator zastrzega sobie prawo zmiany niniejszego Regulaminu z ważnych p</w:t>
      </w:r>
      <w:r w:rsidRPr="0044078B">
        <w:rPr>
          <w:rFonts w:cstheme="minorHAnsi"/>
        </w:rPr>
        <w:t>rzyczyn w każdym czasie.</w:t>
      </w:r>
    </w:p>
    <w:p w14:paraId="5093F77D" w14:textId="27857728" w:rsidR="00337C93" w:rsidRPr="0044078B" w:rsidRDefault="00337C93" w:rsidP="00337C93">
      <w:pPr>
        <w:pStyle w:val="Akapitzlist"/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44078B">
        <w:rPr>
          <w:rFonts w:cstheme="minorHAnsi"/>
        </w:rPr>
        <w:t>Wszelkie zmiany</w:t>
      </w:r>
      <w:r w:rsidR="00E1088E">
        <w:rPr>
          <w:rFonts w:cstheme="minorHAnsi"/>
        </w:rPr>
        <w:t xml:space="preserve"> i uzupełnienia</w:t>
      </w:r>
      <w:r w:rsidRPr="0044078B">
        <w:rPr>
          <w:rFonts w:cstheme="minorHAnsi"/>
        </w:rPr>
        <w:t xml:space="preserve"> Regulaminu wchodzą w życie z</w:t>
      </w:r>
      <w:r w:rsidR="008649F7">
        <w:rPr>
          <w:rFonts w:cstheme="minorHAnsi"/>
        </w:rPr>
        <w:t xml:space="preserve"> chwilą</w:t>
      </w:r>
      <w:r w:rsidRPr="0044078B">
        <w:rPr>
          <w:rFonts w:cstheme="minorHAnsi"/>
        </w:rPr>
        <w:t xml:space="preserve"> ich publikacji na mediach społecznościowych Organizatora albo na stronie internetowej </w:t>
      </w:r>
      <w:r w:rsidR="0044078B" w:rsidRPr="0044078B">
        <w:rPr>
          <w:rFonts w:cstheme="minorHAnsi"/>
        </w:rPr>
        <w:t xml:space="preserve">www.idea2impact.pl. </w:t>
      </w:r>
    </w:p>
    <w:p w14:paraId="578A5232" w14:textId="77777777" w:rsidR="00337C93" w:rsidRPr="006C5D00" w:rsidRDefault="00337C93" w:rsidP="00337C93">
      <w:pPr>
        <w:spacing w:after="0" w:line="240" w:lineRule="auto"/>
        <w:rPr>
          <w:rFonts w:cstheme="minorHAnsi"/>
        </w:rPr>
      </w:pPr>
      <w:r w:rsidRPr="006C5D00">
        <w:rPr>
          <w:rFonts w:cstheme="minorHAnsi"/>
        </w:rPr>
        <w:br/>
      </w:r>
      <w:r w:rsidRPr="006C5D00">
        <w:rPr>
          <w:rFonts w:cstheme="minorHAnsi"/>
        </w:rPr>
        <w:br/>
      </w:r>
    </w:p>
    <w:p w14:paraId="7080358F" w14:textId="77777777" w:rsidR="00337C93" w:rsidRPr="006C5D00" w:rsidRDefault="00337C93" w:rsidP="00337C93">
      <w:pPr>
        <w:spacing w:after="0" w:line="240" w:lineRule="auto"/>
        <w:rPr>
          <w:rFonts w:cstheme="minorHAnsi"/>
        </w:rPr>
      </w:pPr>
    </w:p>
    <w:p w14:paraId="01939049" w14:textId="77777777" w:rsidR="00337C93" w:rsidRPr="006C5D00" w:rsidRDefault="00337C93" w:rsidP="00337C93">
      <w:pPr>
        <w:spacing w:after="0" w:line="240" w:lineRule="auto"/>
        <w:rPr>
          <w:rFonts w:cstheme="minorHAnsi"/>
        </w:rPr>
      </w:pPr>
    </w:p>
    <w:bookmarkEnd w:id="0"/>
    <w:p w14:paraId="1512F233" w14:textId="77777777" w:rsidR="00337C93" w:rsidRPr="006C5D00" w:rsidRDefault="00337C93" w:rsidP="00337C93">
      <w:pPr>
        <w:rPr>
          <w:rFonts w:cstheme="minorHAnsi"/>
        </w:rPr>
      </w:pPr>
    </w:p>
    <w:p w14:paraId="55F1CD4B" w14:textId="77777777" w:rsidR="00D22CBB" w:rsidRDefault="00D22CBB"/>
    <w:sectPr w:rsidR="00D22CBB" w:rsidSect="00337C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Monika Forkiewicz" w:date="2026-01-12T12:08:00Z" w:initials="MF">
    <w:p w14:paraId="3620958F" w14:textId="7D09BCBC" w:rsidR="00C547A8" w:rsidRDefault="00C547A8">
      <w:pPr>
        <w:pStyle w:val="Tekstkomentarza"/>
      </w:pPr>
      <w:r>
        <w:rPr>
          <w:rStyle w:val="Odwoaniedokomentarza"/>
        </w:rPr>
        <w:annotationRef/>
      </w:r>
      <w:r>
        <w:t>Mentor nie jest zdefiniowany w § 2 projektu Regulaminu. O ile uznają Państwo za celowe można zdefiniować pojęcie Mentora.</w:t>
      </w:r>
    </w:p>
  </w:comment>
  <w:comment w:id="7" w:author="Dominika Szumała-Walczak" w:date="2026-01-15T15:16:00Z" w:initials="DS">
    <w:p w14:paraId="74E1DB51" w14:textId="21D6F052" w:rsidR="00E80782" w:rsidRDefault="00E80782">
      <w:pPr>
        <w:pStyle w:val="Tekstkomentarza"/>
      </w:pPr>
      <w:r>
        <w:rPr>
          <w:rStyle w:val="Odwoaniedokomentarza"/>
        </w:rPr>
        <w:annotationRef/>
      </w:r>
      <w:r>
        <w:t>Usuwamy punkt dot. mentorów</w:t>
      </w:r>
    </w:p>
  </w:comment>
  <w:comment w:id="11" w:author="Monika Forkiewicz" w:date="2026-01-12T11:18:00Z" w:initials="MF">
    <w:p w14:paraId="49A57114" w14:textId="68C7C510" w:rsidR="00FB5038" w:rsidRDefault="00FB5038">
      <w:pPr>
        <w:pStyle w:val="Tekstkomentarza"/>
      </w:pPr>
      <w:r>
        <w:rPr>
          <w:rStyle w:val="Odwoaniedokomentarza"/>
        </w:rPr>
        <w:annotationRef/>
      </w:r>
      <w:r w:rsidR="00621483">
        <w:t>Z ostrożności wskazuję, iż w</w:t>
      </w:r>
      <w:r>
        <w:t xml:space="preserve">ypełnienie formularza rejestracyjnego może oznaczać akceptację regulaminu i zgód, jeśli formularz jasno wskazuje, że jest to warunek udziału, a zgody (na RODO i wykorzystanie wizerunku) są wyraźnie sformułowane w Regulamin lub oświadczeniu i wymagają aktywnego potwierdzenia (np. przez zaznaczenie </w:t>
      </w:r>
      <w:proofErr w:type="spellStart"/>
      <w:r>
        <w:t>checkboxa</w:t>
      </w:r>
      <w:proofErr w:type="spellEnd"/>
      <w:r>
        <w:t>) a nie tylko domyślny brak sprzeciwu. Formularz powinien zawierać odnośniki do regulaminu,  zgody na przetwarzanie danych</w:t>
      </w:r>
      <w:r w:rsidR="00621483">
        <w:t xml:space="preserve"> </w:t>
      </w:r>
      <w:r>
        <w:t xml:space="preserve">(RODO) i </w:t>
      </w:r>
      <w:r w:rsidR="00621483">
        <w:t xml:space="preserve">zgody </w:t>
      </w:r>
      <w:r>
        <w:t>na wykorzystanie wizerunku.</w:t>
      </w:r>
    </w:p>
  </w:comment>
  <w:comment w:id="14" w:author="Monika Forkiewicz" w:date="2026-01-12T12:31:00Z" w:initials="MF">
    <w:p w14:paraId="50AE6119" w14:textId="1109A674" w:rsidR="008649F7" w:rsidRDefault="008649F7">
      <w:pPr>
        <w:pStyle w:val="Tekstkomentarza"/>
      </w:pPr>
      <w:r>
        <w:rPr>
          <w:rStyle w:val="Odwoaniedokomentarza"/>
        </w:rPr>
        <w:annotationRef/>
      </w:r>
      <w:r>
        <w:t>Sformułowanie na wszystkich polach eksploatacji jest prawnie nieskuteczne. Należy enumeratywnie  wskazać pola eksploatacji</w:t>
      </w:r>
    </w:p>
  </w:comment>
  <w:comment w:id="35" w:author="Monika Forkiewicz" w:date="2026-01-12T13:01:00Z" w:initials="MF">
    <w:p w14:paraId="3795FD47" w14:textId="49FB46AE" w:rsidR="0058159C" w:rsidRDefault="0058159C">
      <w:pPr>
        <w:pStyle w:val="Tekstkomentarza"/>
      </w:pPr>
      <w:r>
        <w:rPr>
          <w:rStyle w:val="Odwoaniedokomentarza"/>
        </w:rPr>
        <w:annotationRef/>
      </w:r>
      <w:r>
        <w:t>Należy uzupełnić o adres/adresy do kontaktu z Administratorem danych osobowych.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20958F" w15:done="0"/>
  <w15:commentEx w15:paraId="74E1DB51" w15:paraIdParent="3620958F" w15:done="0"/>
  <w15:commentEx w15:paraId="49A57114" w15:done="0"/>
  <w15:commentEx w15:paraId="50AE6119" w15:done="0"/>
  <w15:commentEx w15:paraId="3795FD4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0F62B1" w16cex:dateUtc="2026-01-12T11:08:00Z"/>
  <w16cex:commentExtensible w16cex:durableId="008B8007" w16cex:dateUtc="2026-01-15T14:16:00Z"/>
  <w16cex:commentExtensible w16cex:durableId="2D0F56FB" w16cex:dateUtc="2026-01-12T10:18:00Z"/>
  <w16cex:commentExtensible w16cex:durableId="2D0F681E" w16cex:dateUtc="2026-01-12T11:31:00Z"/>
  <w16cex:commentExtensible w16cex:durableId="2D0F6F15" w16cex:dateUtc="2026-01-12T12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20958F" w16cid:durableId="2D0F62B1"/>
  <w16cid:commentId w16cid:paraId="74E1DB51" w16cid:durableId="008B8007"/>
  <w16cid:commentId w16cid:paraId="49A57114" w16cid:durableId="2D0F56FB"/>
  <w16cid:commentId w16cid:paraId="50AE6119" w16cid:durableId="2D0F681E"/>
  <w16cid:commentId w16cid:paraId="3795FD47" w16cid:durableId="2D0F6F1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31B1"/>
    <w:multiLevelType w:val="hybridMultilevel"/>
    <w:tmpl w:val="D102F18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84261D5E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361B7"/>
    <w:multiLevelType w:val="hybridMultilevel"/>
    <w:tmpl w:val="4B8A3AE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F1502"/>
    <w:multiLevelType w:val="hybridMultilevel"/>
    <w:tmpl w:val="35FA1A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01F4A"/>
    <w:multiLevelType w:val="hybridMultilevel"/>
    <w:tmpl w:val="B6FC669E"/>
    <w:lvl w:ilvl="0" w:tplc="0415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1A34469"/>
    <w:multiLevelType w:val="hybridMultilevel"/>
    <w:tmpl w:val="44E6A9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507B30"/>
    <w:multiLevelType w:val="hybridMultilevel"/>
    <w:tmpl w:val="35FA1A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960CE8"/>
    <w:multiLevelType w:val="hybridMultilevel"/>
    <w:tmpl w:val="A8DC75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E341ED"/>
    <w:multiLevelType w:val="hybridMultilevel"/>
    <w:tmpl w:val="07A24836"/>
    <w:lvl w:ilvl="0" w:tplc="08090017">
      <w:start w:val="1"/>
      <w:numFmt w:val="lowerLetter"/>
      <w:lvlText w:val="%1)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73251F5"/>
    <w:multiLevelType w:val="hybridMultilevel"/>
    <w:tmpl w:val="0360F5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A16AEE98">
      <w:start w:val="1"/>
      <w:numFmt w:val="lowerLetter"/>
      <w:lvlText w:val="%2)"/>
      <w:lvlJc w:val="left"/>
      <w:pPr>
        <w:ind w:left="1068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88657E"/>
    <w:multiLevelType w:val="hybridMultilevel"/>
    <w:tmpl w:val="9AD8E5D2"/>
    <w:lvl w:ilvl="0" w:tplc="08090017">
      <w:start w:val="1"/>
      <w:numFmt w:val="lowerLetter"/>
      <w:lvlText w:val="%1)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92870D0"/>
    <w:multiLevelType w:val="hybridMultilevel"/>
    <w:tmpl w:val="0AC6C612"/>
    <w:lvl w:ilvl="0" w:tplc="08090017">
      <w:start w:val="1"/>
      <w:numFmt w:val="lowerLetter"/>
      <w:lvlText w:val="%1)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9762DF0"/>
    <w:multiLevelType w:val="hybridMultilevel"/>
    <w:tmpl w:val="28720A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70446F"/>
    <w:multiLevelType w:val="hybridMultilevel"/>
    <w:tmpl w:val="578E6F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403B0A"/>
    <w:multiLevelType w:val="hybridMultilevel"/>
    <w:tmpl w:val="3FE21E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A24516"/>
    <w:multiLevelType w:val="hybridMultilevel"/>
    <w:tmpl w:val="7ED67D98"/>
    <w:lvl w:ilvl="0" w:tplc="B7A010F8">
      <w:start w:val="1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C1D2BB3"/>
    <w:multiLevelType w:val="hybridMultilevel"/>
    <w:tmpl w:val="3FE21E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5E531C"/>
    <w:multiLevelType w:val="hybridMultilevel"/>
    <w:tmpl w:val="3FE21E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4A3FD3"/>
    <w:multiLevelType w:val="hybridMultilevel"/>
    <w:tmpl w:val="96C0E5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2F0EE2"/>
    <w:multiLevelType w:val="hybridMultilevel"/>
    <w:tmpl w:val="792E75A2"/>
    <w:lvl w:ilvl="0" w:tplc="08090017">
      <w:start w:val="1"/>
      <w:numFmt w:val="lowerLetter"/>
      <w:lvlText w:val="%1)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67CF3C68"/>
    <w:multiLevelType w:val="hybridMultilevel"/>
    <w:tmpl w:val="10A023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6811FC">
      <w:start w:val="1"/>
      <w:numFmt w:val="decimal"/>
      <w:lvlText w:val="%2."/>
      <w:lvlJc w:val="left"/>
      <w:pPr>
        <w:ind w:left="720" w:hanging="360"/>
      </w:pPr>
      <w:rPr>
        <w:b w:val="0"/>
        <w:bCs w:val="0"/>
      </w:rPr>
    </w:lvl>
    <w:lvl w:ilvl="2" w:tplc="3724AC22">
      <w:start w:val="1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4211C2"/>
    <w:multiLevelType w:val="hybridMultilevel"/>
    <w:tmpl w:val="24C898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51E07124">
      <w:start w:val="1"/>
      <w:numFmt w:val="lowerLetter"/>
      <w:lvlText w:val="%2)"/>
      <w:lvlJc w:val="left"/>
      <w:pPr>
        <w:ind w:left="1440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473982"/>
    <w:multiLevelType w:val="hybridMultilevel"/>
    <w:tmpl w:val="C5BEAC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0A3369"/>
    <w:multiLevelType w:val="hybridMultilevel"/>
    <w:tmpl w:val="27A68690"/>
    <w:lvl w:ilvl="0" w:tplc="08090017">
      <w:start w:val="1"/>
      <w:numFmt w:val="lowerLetter"/>
      <w:lvlText w:val="%1)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DD40553"/>
    <w:multiLevelType w:val="hybridMultilevel"/>
    <w:tmpl w:val="3FE21E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486496">
    <w:abstractNumId w:val="0"/>
  </w:num>
  <w:num w:numId="2" w16cid:durableId="921181963">
    <w:abstractNumId w:val="13"/>
  </w:num>
  <w:num w:numId="3" w16cid:durableId="681130447">
    <w:abstractNumId w:val="19"/>
  </w:num>
  <w:num w:numId="4" w16cid:durableId="242840551">
    <w:abstractNumId w:val="11"/>
  </w:num>
  <w:num w:numId="5" w16cid:durableId="1322537796">
    <w:abstractNumId w:val="5"/>
  </w:num>
  <w:num w:numId="6" w16cid:durableId="619456221">
    <w:abstractNumId w:val="20"/>
  </w:num>
  <w:num w:numId="7" w16cid:durableId="546382910">
    <w:abstractNumId w:val="21"/>
  </w:num>
  <w:num w:numId="8" w16cid:durableId="1222181021">
    <w:abstractNumId w:val="6"/>
  </w:num>
  <w:num w:numId="9" w16cid:durableId="814688238">
    <w:abstractNumId w:val="17"/>
  </w:num>
  <w:num w:numId="10" w16cid:durableId="1655183717">
    <w:abstractNumId w:val="16"/>
  </w:num>
  <w:num w:numId="11" w16cid:durableId="1062681399">
    <w:abstractNumId w:val="18"/>
  </w:num>
  <w:num w:numId="12" w16cid:durableId="346761187">
    <w:abstractNumId w:val="15"/>
  </w:num>
  <w:num w:numId="13" w16cid:durableId="83694816">
    <w:abstractNumId w:val="8"/>
  </w:num>
  <w:num w:numId="14" w16cid:durableId="14155900">
    <w:abstractNumId w:val="23"/>
  </w:num>
  <w:num w:numId="15" w16cid:durableId="1642806840">
    <w:abstractNumId w:val="9"/>
  </w:num>
  <w:num w:numId="16" w16cid:durableId="1079447375">
    <w:abstractNumId w:val="10"/>
  </w:num>
  <w:num w:numId="17" w16cid:durableId="47151445">
    <w:abstractNumId w:val="12"/>
  </w:num>
  <w:num w:numId="18" w16cid:durableId="906916382">
    <w:abstractNumId w:val="4"/>
  </w:num>
  <w:num w:numId="19" w16cid:durableId="1970745430">
    <w:abstractNumId w:val="2"/>
  </w:num>
  <w:num w:numId="20" w16cid:durableId="521866344">
    <w:abstractNumId w:val="7"/>
  </w:num>
  <w:num w:numId="21" w16cid:durableId="108286194">
    <w:abstractNumId w:val="22"/>
  </w:num>
  <w:num w:numId="22" w16cid:durableId="554051941">
    <w:abstractNumId w:val="3"/>
  </w:num>
  <w:num w:numId="23" w16cid:durableId="1624143727">
    <w:abstractNumId w:val="14"/>
  </w:num>
  <w:num w:numId="24" w16cid:durableId="115992480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kołaj Szatkowski">
    <w15:presenceInfo w15:providerId="AD" w15:userId="S::mikolaj.szatkowski@infiro.pl::0cda360b-3e0d-409e-aaf5-033c6046ca3e"/>
  </w15:person>
  <w15:person w15:author="Dominika Szumała-Walczak">
    <w15:presenceInfo w15:providerId="Windows Live" w15:userId="99b4c9baa6f108da"/>
  </w15:person>
  <w15:person w15:author="Monika Forkiewicz">
    <w15:presenceInfo w15:providerId="None" w15:userId="Monika Forkiewicz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93"/>
    <w:rsid w:val="00007E34"/>
    <w:rsid w:val="00173A50"/>
    <w:rsid w:val="00190546"/>
    <w:rsid w:val="001E58D4"/>
    <w:rsid w:val="001F438C"/>
    <w:rsid w:val="00227945"/>
    <w:rsid w:val="00254DFD"/>
    <w:rsid w:val="002F3960"/>
    <w:rsid w:val="00300117"/>
    <w:rsid w:val="003019E3"/>
    <w:rsid w:val="00304570"/>
    <w:rsid w:val="00337C93"/>
    <w:rsid w:val="003602F5"/>
    <w:rsid w:val="003A6A12"/>
    <w:rsid w:val="003E0F8E"/>
    <w:rsid w:val="00424074"/>
    <w:rsid w:val="0044078B"/>
    <w:rsid w:val="004922D4"/>
    <w:rsid w:val="004B6F51"/>
    <w:rsid w:val="004F08E1"/>
    <w:rsid w:val="004F5216"/>
    <w:rsid w:val="005001EF"/>
    <w:rsid w:val="00563AAB"/>
    <w:rsid w:val="0058159C"/>
    <w:rsid w:val="005F14FA"/>
    <w:rsid w:val="005F76CE"/>
    <w:rsid w:val="0060647E"/>
    <w:rsid w:val="00621483"/>
    <w:rsid w:val="006B238B"/>
    <w:rsid w:val="007312AE"/>
    <w:rsid w:val="0077721C"/>
    <w:rsid w:val="00790FB0"/>
    <w:rsid w:val="00807FB8"/>
    <w:rsid w:val="00863054"/>
    <w:rsid w:val="008649F7"/>
    <w:rsid w:val="008876EC"/>
    <w:rsid w:val="008E29AC"/>
    <w:rsid w:val="00931E6D"/>
    <w:rsid w:val="0097058B"/>
    <w:rsid w:val="00991A9F"/>
    <w:rsid w:val="00A46DFE"/>
    <w:rsid w:val="00AB09D4"/>
    <w:rsid w:val="00AB5BF4"/>
    <w:rsid w:val="00AD4865"/>
    <w:rsid w:val="00AE001D"/>
    <w:rsid w:val="00B112FC"/>
    <w:rsid w:val="00B341CE"/>
    <w:rsid w:val="00B642F2"/>
    <w:rsid w:val="00C103E9"/>
    <w:rsid w:val="00C16660"/>
    <w:rsid w:val="00C547A8"/>
    <w:rsid w:val="00C61825"/>
    <w:rsid w:val="00C94AB1"/>
    <w:rsid w:val="00CC6FE9"/>
    <w:rsid w:val="00D104AB"/>
    <w:rsid w:val="00D22CBB"/>
    <w:rsid w:val="00D641E8"/>
    <w:rsid w:val="00DC08FA"/>
    <w:rsid w:val="00E1088E"/>
    <w:rsid w:val="00E80782"/>
    <w:rsid w:val="00F13D12"/>
    <w:rsid w:val="00FB5038"/>
    <w:rsid w:val="00FB6E8C"/>
    <w:rsid w:val="00FF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9D083"/>
  <w15:chartTrackingRefBased/>
  <w15:docId w15:val="{87E3EE48-BF9E-4C18-BCDA-93934E7A0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37C93"/>
    <w:pPr>
      <w:spacing w:line="278" w:lineRule="auto"/>
    </w:pPr>
    <w:rPr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337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37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37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37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37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37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37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37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37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dresnakopercie">
    <w:name w:val="envelope address"/>
    <w:basedOn w:val="Normalny"/>
    <w:uiPriority w:val="99"/>
    <w:semiHidden/>
    <w:unhideWhenUsed/>
    <w:rsid w:val="001E58D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="Palatino Linotype" w:eastAsiaTheme="majorEastAsia" w:hAnsi="Palatino Linotype" w:cstheme="majorBidi"/>
      <w:i/>
      <w:sz w:val="52"/>
    </w:rPr>
  </w:style>
  <w:style w:type="character" w:customStyle="1" w:styleId="Nagwek1Znak">
    <w:name w:val="Nagłówek 1 Znak"/>
    <w:basedOn w:val="Domylnaczcionkaakapitu"/>
    <w:link w:val="Nagwek1"/>
    <w:uiPriority w:val="9"/>
    <w:rsid w:val="00337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37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37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37C93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37C93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37C9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37C9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37C9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37C9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37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37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37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37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37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37C93"/>
    <w:rPr>
      <w:i/>
      <w:iCs/>
      <w:color w:val="404040" w:themeColor="text1" w:themeTint="BF"/>
    </w:rPr>
  </w:style>
  <w:style w:type="paragraph" w:styleId="Akapitzlist">
    <w:name w:val="List Paragraph"/>
    <w:aliases w:val="L1,Numerowanie,2 heading,A_wyliczenie,K-P_odwolanie,Akapit z listą5,maz_wyliczenie,opis dzialania,Podsis rysunku,lp1,Preambuła,CP-UC,CP-Punkty,Bullet List,List - bullets,Equipment,Bullet 1,List Paragraph Char Char,b1,Figure_name,Ref"/>
    <w:basedOn w:val="Normalny"/>
    <w:link w:val="AkapitzlistZnak"/>
    <w:uiPriority w:val="34"/>
    <w:qFormat/>
    <w:rsid w:val="00337C9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37C93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37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37C93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37C93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337C93"/>
    <w:rPr>
      <w:color w:val="0563C1" w:themeColor="hyperlink"/>
      <w:u w:val="single"/>
    </w:rPr>
  </w:style>
  <w:style w:type="character" w:customStyle="1" w:styleId="AkapitzlistZnak">
    <w:name w:val="Akapit z listą Znak"/>
    <w:aliases w:val="L1 Znak,Numerowanie Znak,2 heading Znak,A_wyliczenie Znak,K-P_odwolanie Znak,Akapit z listą5 Znak,maz_wyliczenie Znak,opis dzialania Znak,Podsis rysunku Znak,lp1 Znak,Preambuła Znak,CP-UC Znak,CP-Punkty Znak,Bullet List Znak,b1 Znak"/>
    <w:link w:val="Akapitzlist"/>
    <w:uiPriority w:val="34"/>
    <w:qFormat/>
    <w:locked/>
    <w:rsid w:val="00337C93"/>
  </w:style>
  <w:style w:type="paragraph" w:styleId="Tekstkomentarza">
    <w:name w:val="annotation text"/>
    <w:basedOn w:val="Normalny"/>
    <w:link w:val="TekstkomentarzaZnak"/>
    <w:uiPriority w:val="99"/>
    <w:unhideWhenUsed/>
    <w:rsid w:val="00337C93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337C93"/>
    <w:rPr>
      <w:sz w:val="20"/>
      <w:szCs w:val="20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37C93"/>
    <w:rPr>
      <w:sz w:val="16"/>
      <w:szCs w:val="16"/>
    </w:rPr>
  </w:style>
  <w:style w:type="paragraph" w:styleId="Poprawka">
    <w:name w:val="Revision"/>
    <w:hidden/>
    <w:uiPriority w:val="99"/>
    <w:semiHidden/>
    <w:rsid w:val="003019E3"/>
    <w:pPr>
      <w:spacing w:after="0" w:line="240" w:lineRule="auto"/>
    </w:pPr>
    <w:rPr>
      <w:sz w:val="24"/>
      <w:szCs w:val="24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922D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922D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hyperlink" Target="mailto:kontakt@infiro.pl" TargetMode="External"/><Relationship Id="rId10" Type="http://schemas.openxmlformats.org/officeDocument/2006/relationships/hyperlink" Target="mailto:kontakt@infiro.pl" TargetMode="Externa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3237</Words>
  <Characters>19424</Characters>
  <Application>Microsoft Office Word</Application>
  <DocSecurity>4</DocSecurity>
  <Lines>161</Lines>
  <Paragraphs>45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Dominika Szumała-Walczak</dc:creator>
  <cp:keywords/>
  <dc:description/>
  <cp:lastModifiedBy>Dominika Szumała-Walczak</cp:lastModifiedBy>
  <cp:revision>2</cp:revision>
  <dcterms:created xsi:type="dcterms:W3CDTF">2026-01-15T14:32:00Z</dcterms:created>
  <dcterms:modified xsi:type="dcterms:W3CDTF">2026-01-15T14:32:00Z</dcterms:modified>
</cp:coreProperties>
</file>